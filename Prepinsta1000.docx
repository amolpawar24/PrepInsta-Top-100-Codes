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A78E7" w14:textId="77988CB0" w:rsidR="00291134" w:rsidRDefault="00AC3B7C">
      <w:pPr>
        <w:rPr>
          <w:rFonts w:ascii="Verdana" w:hAnsi="Verdana"/>
          <w:noProof/>
          <w:sz w:val="26"/>
          <w:szCs w:val="26"/>
        </w:rPr>
      </w:pPr>
      <w:r>
        <w:rPr>
          <w:rFonts w:ascii="Verdana" w:hAnsi="Verdana"/>
          <w:noProof/>
          <w:sz w:val="26"/>
          <w:szCs w:val="26"/>
        </w:rPr>
        <mc:AlternateContent>
          <mc:Choice Requires="wps">
            <w:drawing>
              <wp:anchor distT="0" distB="0" distL="114300" distR="114300" simplePos="0" relativeHeight="251659264" behindDoc="0" locked="0" layoutInCell="1" allowOverlap="1" wp14:anchorId="325A25D0" wp14:editId="6EF93B3C">
                <wp:simplePos x="0" y="0"/>
                <wp:positionH relativeFrom="column">
                  <wp:posOffset>0</wp:posOffset>
                </wp:positionH>
                <wp:positionV relativeFrom="paragraph">
                  <wp:posOffset>0</wp:posOffset>
                </wp:positionV>
                <wp:extent cx="5494020" cy="472440"/>
                <wp:effectExtent l="57150" t="57150" r="106680" b="118110"/>
                <wp:wrapNone/>
                <wp:docPr id="1" name="Rectangle 1"/>
                <wp:cNvGraphicFramePr/>
                <a:graphic xmlns:a="http://schemas.openxmlformats.org/drawingml/2006/main">
                  <a:graphicData uri="http://schemas.microsoft.com/office/word/2010/wordprocessingShape">
                    <wps:wsp>
                      <wps:cNvSpPr/>
                      <wps:spPr>
                        <a:xfrm>
                          <a:off x="0" y="0"/>
                          <a:ext cx="5494020" cy="47244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44BBAD6E" w14:textId="2A35E039" w:rsidR="00AC3B7C" w:rsidRPr="00AC3B7C" w:rsidRDefault="00AC3B7C" w:rsidP="00AC3B7C">
                            <w:pPr>
                              <w:jc w:val="center"/>
                              <w:rPr>
                                <w:rFonts w:ascii="Verdana" w:hAnsi="Verdana"/>
                                <w:b/>
                                <w:bCs/>
                                <w:sz w:val="40"/>
                                <w:szCs w:val="40"/>
                              </w:rPr>
                            </w:pPr>
                            <w:r w:rsidRPr="00AC3B7C">
                              <w:rPr>
                                <w:rFonts w:ascii="Verdana" w:hAnsi="Verdana"/>
                                <w:b/>
                                <w:bCs/>
                                <w:sz w:val="40"/>
                                <w:szCs w:val="40"/>
                              </w:rPr>
                              <w:t>PREPINSTA 100 CODES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5A25D0" id="Rectangle 1" o:spid="_x0000_s1026" style="position:absolute;margin-left:0;margin-top:0;width:432.6pt;height:3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" fillcolor="#00b050" stroked="f" strokeweight="1pt">
                <v:shadow on="t" color="black" opacity="19660f" offset=".552mm,.73253mm"/>
                <v:textbox>
                  <w:txbxContent>
                    <w:p w14:paraId="44BBAD6E" w14:textId="2A35E039" w:rsidR="00AC3B7C" w:rsidRPr="00AC3B7C" w:rsidRDefault="00AC3B7C" w:rsidP="00AC3B7C">
                      <w:pPr>
                        <w:jc w:val="center"/>
                        <w:rPr>
                          <w:rFonts w:ascii="Verdana" w:hAnsi="Verdana"/>
                          <w:b/>
                          <w:bCs/>
                          <w:sz w:val="40"/>
                          <w:szCs w:val="40"/>
                        </w:rPr>
                      </w:pPr>
                      <w:r w:rsidRPr="00AC3B7C">
                        <w:rPr>
                          <w:rFonts w:ascii="Verdana" w:hAnsi="Verdana"/>
                          <w:b/>
                          <w:bCs/>
                          <w:sz w:val="40"/>
                          <w:szCs w:val="40"/>
                        </w:rPr>
                        <w:t>PREPINSTA 100 CODES</w:t>
                      </w:r>
                    </w:p>
                  </w:txbxContent>
                </v:textbox>
              </v:rect>
            </w:pict>
          </mc:Fallback>
        </mc:AlternateContent>
      </w:r>
    </w:p>
    <w:p w14:paraId="7E0D9744" w14:textId="77777777" w:rsidR="00AC3B7C" w:rsidRDefault="00AC3B7C">
      <w:pPr>
        <w:rPr>
          <w:rFonts w:ascii="Verdana" w:hAnsi="Verdana"/>
          <w:noProof/>
          <w:sz w:val="26"/>
          <w:szCs w:val="26"/>
        </w:rPr>
      </w:pPr>
    </w:p>
    <w:p w14:paraId="37A08A8D"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Check if a Number is Positive or Negative in Java</w:t>
      </w:r>
    </w:p>
    <w:p w14:paraId="24F016FF"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In this article, we will create a </w:t>
      </w:r>
      <w:hyperlink r:id="rId5" w:history="1">
        <w:r w:rsidRPr="00AC3B7C">
          <w:rPr>
            <w:rStyle w:val="Hyperlink"/>
            <w:rFonts w:ascii="Verdana" w:hAnsi="Verdana"/>
            <w:noProof/>
            <w:sz w:val="26"/>
            <w:szCs w:val="26"/>
          </w:rPr>
          <w:t> java</w:t>
        </w:r>
      </w:hyperlink>
      <w:r w:rsidRPr="00AC3B7C">
        <w:rPr>
          <w:rFonts w:ascii="Verdana" w:hAnsi="Verdana"/>
          <w:noProof/>
          <w:sz w:val="26"/>
          <w:szCs w:val="26"/>
        </w:rPr>
        <w:t xml:space="preserve"> program to check whether the number entered by the user is positive or negative. The number is demonstrated as positive or negative by comparing the entered number with the Zero(0). If the number entered by the user is greater than zero, then the number is positive, else if the number is less than zero, then the number is negative and else the number is zero.</w:t>
      </w:r>
    </w:p>
    <w:p w14:paraId="29AEEAF6" w14:textId="77777777" w:rsidR="00AC3B7C" w:rsidRPr="00AC3B7C" w:rsidRDefault="00AC3B7C" w:rsidP="00AC3B7C">
      <w:pPr>
        <w:numPr>
          <w:ilvl w:val="0"/>
          <w:numId w:val="1"/>
        </w:numPr>
        <w:rPr>
          <w:rFonts w:ascii="Verdana" w:hAnsi="Verdana"/>
          <w:noProof/>
          <w:sz w:val="26"/>
          <w:szCs w:val="26"/>
        </w:rPr>
      </w:pPr>
      <w:r w:rsidRPr="00AC3B7C">
        <w:rPr>
          <w:rFonts w:ascii="Verdana" w:hAnsi="Verdana"/>
          <w:noProof/>
          <w:sz w:val="26"/>
          <w:szCs w:val="26"/>
        </w:rPr>
        <w:t>N &gt; 0 then, number is Positive.</w:t>
      </w:r>
    </w:p>
    <w:p w14:paraId="3678AD4B" w14:textId="77777777" w:rsidR="00AC3B7C" w:rsidRPr="00AC3B7C" w:rsidRDefault="00AC3B7C" w:rsidP="00AC3B7C">
      <w:pPr>
        <w:numPr>
          <w:ilvl w:val="0"/>
          <w:numId w:val="1"/>
        </w:numPr>
        <w:rPr>
          <w:rFonts w:ascii="Verdana" w:hAnsi="Verdana"/>
          <w:noProof/>
          <w:sz w:val="26"/>
          <w:szCs w:val="26"/>
        </w:rPr>
      </w:pPr>
      <w:r w:rsidRPr="00AC3B7C">
        <w:rPr>
          <w:rFonts w:ascii="Verdana" w:hAnsi="Verdana"/>
          <w:noProof/>
          <w:sz w:val="26"/>
          <w:szCs w:val="26"/>
        </w:rPr>
        <w:t>N &lt; 0 then, number is Negative.</w:t>
      </w:r>
    </w:p>
    <w:p w14:paraId="4E9CEC7D" w14:textId="77777777" w:rsidR="00AC3B7C" w:rsidRPr="00AC3B7C" w:rsidRDefault="00AC3B7C" w:rsidP="00AC3B7C">
      <w:pPr>
        <w:numPr>
          <w:ilvl w:val="0"/>
          <w:numId w:val="1"/>
        </w:numPr>
        <w:rPr>
          <w:rFonts w:ascii="Verdana" w:hAnsi="Verdana"/>
          <w:noProof/>
          <w:sz w:val="26"/>
          <w:szCs w:val="26"/>
        </w:rPr>
      </w:pPr>
      <w:r w:rsidRPr="00AC3B7C">
        <w:rPr>
          <w:rFonts w:ascii="Verdana" w:hAnsi="Verdana"/>
          <w:noProof/>
          <w:sz w:val="26"/>
          <w:szCs w:val="26"/>
        </w:rPr>
        <w:t>N = 0 then, number is Zero.</w:t>
      </w:r>
    </w:p>
    <w:p w14:paraId="752953DE" w14:textId="77777777" w:rsidR="00AC3B7C" w:rsidRPr="00AC3B7C" w:rsidRDefault="00AC3B7C" w:rsidP="00AC3B7C">
      <w:pPr>
        <w:rPr>
          <w:rFonts w:ascii="Verdana" w:hAnsi="Verdana"/>
          <w:noProof/>
          <w:sz w:val="26"/>
          <w:szCs w:val="26"/>
        </w:rPr>
      </w:pPr>
      <w:r w:rsidRPr="00AC3B7C">
        <w:rPr>
          <w:rFonts w:ascii="Verdana" w:hAnsi="Verdana"/>
          <w:noProof/>
          <w:sz w:val="26"/>
          <w:szCs w:val="26"/>
        </w:rPr>
        <w:t>To solve the above problem we write a Java code using three different methods.</w:t>
      </w:r>
    </w:p>
    <w:p w14:paraId="4D837165" w14:textId="77777777" w:rsidR="00AC3B7C" w:rsidRPr="00AC3B7C" w:rsidRDefault="00AC3B7C" w:rsidP="00AC3B7C">
      <w:pPr>
        <w:numPr>
          <w:ilvl w:val="0"/>
          <w:numId w:val="2"/>
        </w:numPr>
        <w:rPr>
          <w:rFonts w:ascii="Verdana" w:hAnsi="Verdana"/>
          <w:noProof/>
          <w:sz w:val="26"/>
          <w:szCs w:val="26"/>
        </w:rPr>
      </w:pPr>
      <w:r w:rsidRPr="00AC3B7C">
        <w:rPr>
          <w:rFonts w:ascii="Verdana" w:hAnsi="Verdana"/>
          <w:noProof/>
          <w:sz w:val="26"/>
          <w:szCs w:val="26"/>
        </w:rPr>
        <w:t>Method 1: Using Brute Force</w:t>
      </w:r>
    </w:p>
    <w:p w14:paraId="46A2125F" w14:textId="77777777" w:rsidR="00AC3B7C" w:rsidRPr="00AC3B7C" w:rsidRDefault="00AC3B7C" w:rsidP="00AC3B7C">
      <w:pPr>
        <w:numPr>
          <w:ilvl w:val="0"/>
          <w:numId w:val="2"/>
        </w:numPr>
        <w:rPr>
          <w:rFonts w:ascii="Verdana" w:hAnsi="Verdana"/>
          <w:noProof/>
          <w:sz w:val="26"/>
          <w:szCs w:val="26"/>
        </w:rPr>
      </w:pPr>
      <w:r w:rsidRPr="00AC3B7C">
        <w:rPr>
          <w:rFonts w:ascii="Verdana" w:hAnsi="Verdana"/>
          <w:noProof/>
          <w:sz w:val="26"/>
          <w:szCs w:val="26"/>
        </w:rPr>
        <w:t>Method 2: Using Nested if-else Statements</w:t>
      </w:r>
    </w:p>
    <w:p w14:paraId="52A7A8D1" w14:textId="77777777" w:rsidR="00AC3B7C" w:rsidRPr="00AC3B7C" w:rsidRDefault="00AC3B7C" w:rsidP="00AC3B7C">
      <w:pPr>
        <w:numPr>
          <w:ilvl w:val="0"/>
          <w:numId w:val="2"/>
        </w:numPr>
        <w:rPr>
          <w:rFonts w:ascii="Verdana" w:hAnsi="Verdana"/>
          <w:noProof/>
          <w:sz w:val="26"/>
          <w:szCs w:val="26"/>
        </w:rPr>
      </w:pPr>
      <w:r w:rsidRPr="00AC3B7C">
        <w:rPr>
          <w:rFonts w:ascii="Verdana" w:hAnsi="Verdana"/>
          <w:noProof/>
          <w:sz w:val="26"/>
          <w:szCs w:val="26"/>
        </w:rPr>
        <w:t>Method 3: Using Ternary Operators</w:t>
      </w:r>
    </w:p>
    <w:p w14:paraId="05043FC2" w14:textId="77777777" w:rsidR="00AC3B7C" w:rsidRPr="00AC3B7C" w:rsidRDefault="00AC3B7C" w:rsidP="00AC3B7C">
      <w:pPr>
        <w:rPr>
          <w:rFonts w:ascii="Verdana" w:hAnsi="Verdana"/>
          <w:noProof/>
          <w:sz w:val="26"/>
          <w:szCs w:val="26"/>
        </w:rPr>
      </w:pPr>
      <w:r w:rsidRPr="00AC3B7C">
        <w:rPr>
          <w:rFonts w:ascii="Verdana" w:hAnsi="Verdana"/>
          <w:noProof/>
          <w:sz w:val="26"/>
          <w:szCs w:val="26"/>
        </w:rPr>
        <w:t>The Above methods are discussed in depth in the sections below.</w:t>
      </w:r>
    </w:p>
    <w:p w14:paraId="0F0EA330" w14:textId="77777777" w:rsidR="00AC3B7C" w:rsidRPr="00AC3B7C" w:rsidRDefault="00AC3B7C" w:rsidP="00AC3B7C">
      <w:pPr>
        <w:numPr>
          <w:ilvl w:val="0"/>
          <w:numId w:val="3"/>
        </w:numPr>
        <w:rPr>
          <w:rFonts w:ascii="Verdana" w:hAnsi="Verdana"/>
          <w:noProof/>
          <w:sz w:val="26"/>
          <w:szCs w:val="26"/>
        </w:rPr>
      </w:pPr>
      <w:r w:rsidRPr="00AC3B7C">
        <w:rPr>
          <w:rFonts w:ascii="Verdana" w:hAnsi="Verdana"/>
          <w:noProof/>
          <w:sz w:val="26"/>
          <w:szCs w:val="26"/>
        </w:rPr>
        <w:t> </w:t>
      </w:r>
    </w:p>
    <w:p w14:paraId="3F971445" w14:textId="611A37D5" w:rsidR="00AC3B7C" w:rsidRPr="00AC3B7C" w:rsidRDefault="00AC3B7C" w:rsidP="00AC3B7C">
      <w:pPr>
        <w:rPr>
          <w:rFonts w:ascii="Verdana" w:hAnsi="Verdana"/>
          <w:noProof/>
          <w:sz w:val="26"/>
          <w:szCs w:val="26"/>
        </w:rPr>
      </w:pPr>
    </w:p>
    <w:p w14:paraId="21F17EE0"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Related Pages</w:t>
      </w:r>
    </w:p>
    <w:p w14:paraId="489D08C1" w14:textId="77777777" w:rsidR="00AC3B7C" w:rsidRPr="00AC3B7C" w:rsidRDefault="00AC3B7C" w:rsidP="00AC3B7C">
      <w:pPr>
        <w:rPr>
          <w:rFonts w:ascii="Verdana" w:hAnsi="Verdana"/>
          <w:noProof/>
          <w:sz w:val="26"/>
          <w:szCs w:val="26"/>
        </w:rPr>
      </w:pPr>
      <w:hyperlink r:id="rId6" w:history="1">
        <w:r w:rsidRPr="00AC3B7C">
          <w:rPr>
            <w:rStyle w:val="Hyperlink"/>
            <w:rFonts w:ascii="Verdana" w:hAnsi="Verdana"/>
            <w:noProof/>
            <w:sz w:val="26"/>
            <w:szCs w:val="26"/>
          </w:rPr>
          <w:t>Even or Odd number </w:t>
        </w:r>
      </w:hyperlink>
    </w:p>
    <w:p w14:paraId="4B65A27D" w14:textId="77777777" w:rsidR="00AC3B7C" w:rsidRPr="00AC3B7C" w:rsidRDefault="00AC3B7C" w:rsidP="00AC3B7C">
      <w:pPr>
        <w:rPr>
          <w:rFonts w:ascii="Verdana" w:hAnsi="Verdana"/>
          <w:noProof/>
          <w:sz w:val="26"/>
          <w:szCs w:val="26"/>
        </w:rPr>
      </w:pPr>
      <w:hyperlink r:id="rId7" w:history="1">
        <w:r w:rsidRPr="00AC3B7C">
          <w:rPr>
            <w:rStyle w:val="Hyperlink"/>
            <w:rFonts w:ascii="Verdana" w:hAnsi="Verdana"/>
            <w:noProof/>
            <w:sz w:val="26"/>
            <w:szCs w:val="26"/>
          </w:rPr>
          <w:t>Sum of First N Natural numbers</w:t>
        </w:r>
      </w:hyperlink>
    </w:p>
    <w:p w14:paraId="15176F1A" w14:textId="77777777" w:rsidR="00AC3B7C" w:rsidRPr="00AC3B7C" w:rsidRDefault="00AC3B7C" w:rsidP="00AC3B7C">
      <w:pPr>
        <w:rPr>
          <w:rFonts w:ascii="Verdana" w:hAnsi="Verdana"/>
          <w:noProof/>
          <w:sz w:val="26"/>
          <w:szCs w:val="26"/>
        </w:rPr>
      </w:pPr>
      <w:hyperlink r:id="rId8" w:history="1">
        <w:r w:rsidRPr="00AC3B7C">
          <w:rPr>
            <w:rStyle w:val="Hyperlink"/>
            <w:rFonts w:ascii="Verdana" w:hAnsi="Verdana"/>
            <w:noProof/>
            <w:sz w:val="26"/>
            <w:szCs w:val="26"/>
          </w:rPr>
          <w:t>Sum of N natural numbers</w:t>
        </w:r>
      </w:hyperlink>
    </w:p>
    <w:p w14:paraId="3F0DFC2E" w14:textId="77777777" w:rsidR="00AC3B7C" w:rsidRPr="00AC3B7C" w:rsidRDefault="00AC3B7C" w:rsidP="00AC3B7C">
      <w:pPr>
        <w:rPr>
          <w:rFonts w:ascii="Verdana" w:hAnsi="Verdana"/>
          <w:noProof/>
          <w:sz w:val="26"/>
          <w:szCs w:val="26"/>
        </w:rPr>
      </w:pPr>
      <w:hyperlink r:id="rId9" w:history="1">
        <w:r w:rsidRPr="00AC3B7C">
          <w:rPr>
            <w:rStyle w:val="Hyperlink"/>
            <w:rFonts w:ascii="Verdana" w:hAnsi="Verdana"/>
            <w:noProof/>
            <w:sz w:val="26"/>
            <w:szCs w:val="26"/>
          </w:rPr>
          <w:t>Sum of numbers in a given range</w:t>
        </w:r>
      </w:hyperlink>
    </w:p>
    <w:p w14:paraId="16905258" w14:textId="77777777" w:rsidR="00AC3B7C" w:rsidRPr="00AC3B7C" w:rsidRDefault="00AC3B7C" w:rsidP="00AC3B7C">
      <w:pPr>
        <w:rPr>
          <w:rFonts w:ascii="Verdana" w:hAnsi="Verdana"/>
          <w:noProof/>
          <w:sz w:val="26"/>
          <w:szCs w:val="26"/>
        </w:rPr>
      </w:pPr>
      <w:hyperlink r:id="rId10" w:history="1">
        <w:r w:rsidRPr="00AC3B7C">
          <w:rPr>
            <w:rStyle w:val="Hyperlink"/>
            <w:rFonts w:ascii="Verdana" w:hAnsi="Verdana"/>
            <w:noProof/>
            <w:sz w:val="26"/>
            <w:szCs w:val="26"/>
          </w:rPr>
          <w:t>Prime number within a given range</w:t>
        </w:r>
      </w:hyperlink>
    </w:p>
    <w:p w14:paraId="39B3C772" w14:textId="77777777" w:rsidR="00AC3B7C" w:rsidRPr="00AC3B7C" w:rsidRDefault="00AC3B7C" w:rsidP="00AC3B7C">
      <w:pPr>
        <w:rPr>
          <w:ins w:id="0" w:author="Unknown"/>
          <w:rFonts w:ascii="Verdana" w:hAnsi="Verdana"/>
          <w:noProof/>
          <w:sz w:val="26"/>
          <w:szCs w:val="26"/>
        </w:rPr>
      </w:pPr>
      <w:ins w:id="1" w:author="Unknown">
        <w:r w:rsidRPr="00AC3B7C">
          <w:rPr>
            <w:rFonts w:ascii="Verdana" w:hAnsi="Verdana"/>
            <w:b/>
            <w:bCs/>
            <w:noProof/>
            <w:sz w:val="26"/>
            <w:szCs w:val="26"/>
          </w:rPr>
          <w:t>Discover more</w:t>
        </w:r>
      </w:ins>
    </w:p>
    <w:p w14:paraId="40F73336" w14:textId="77777777" w:rsidR="00AC3B7C" w:rsidRPr="00AC3B7C" w:rsidRDefault="00AC3B7C" w:rsidP="00AC3B7C">
      <w:pPr>
        <w:rPr>
          <w:ins w:id="2" w:author="Unknown"/>
          <w:rFonts w:ascii="Verdana" w:hAnsi="Verdana"/>
          <w:noProof/>
          <w:sz w:val="26"/>
          <w:szCs w:val="26"/>
        </w:rPr>
      </w:pPr>
      <w:ins w:id="3" w:author="Unknown">
        <w:r w:rsidRPr="00AC3B7C">
          <w:rPr>
            <w:rFonts w:ascii="Verdana" w:hAnsi="Verdana"/>
            <w:noProof/>
            <w:sz w:val="26"/>
            <w:szCs w:val="26"/>
          </w:rPr>
          <w:t>Learn Java</w:t>
        </w:r>
      </w:ins>
    </w:p>
    <w:p w14:paraId="66746D71" w14:textId="77777777" w:rsidR="00AC3B7C" w:rsidRPr="00AC3B7C" w:rsidRDefault="00AC3B7C" w:rsidP="00AC3B7C">
      <w:pPr>
        <w:rPr>
          <w:ins w:id="4" w:author="Unknown"/>
          <w:rFonts w:ascii="Verdana" w:hAnsi="Verdana"/>
          <w:noProof/>
          <w:sz w:val="26"/>
          <w:szCs w:val="26"/>
        </w:rPr>
      </w:pPr>
      <w:ins w:id="5" w:author="Unknown">
        <w:r w:rsidRPr="00AC3B7C">
          <w:rPr>
            <w:rFonts w:ascii="Verdana" w:hAnsi="Verdana"/>
            <w:noProof/>
            <w:sz w:val="26"/>
            <w:szCs w:val="26"/>
          </w:rPr>
          <w:lastRenderedPageBreak/>
          <w:t>Learn Math</w:t>
        </w:r>
      </w:ins>
    </w:p>
    <w:p w14:paraId="1B976530" w14:textId="77777777" w:rsidR="00AC3B7C" w:rsidRPr="00AC3B7C" w:rsidRDefault="00AC3B7C" w:rsidP="00AC3B7C">
      <w:pPr>
        <w:rPr>
          <w:ins w:id="6" w:author="Unknown"/>
          <w:rFonts w:ascii="Verdana" w:hAnsi="Verdana"/>
          <w:noProof/>
          <w:sz w:val="26"/>
          <w:szCs w:val="26"/>
        </w:rPr>
      </w:pPr>
      <w:ins w:id="7" w:author="Unknown">
        <w:r w:rsidRPr="00AC3B7C">
          <w:rPr>
            <w:rFonts w:ascii="Verdana" w:hAnsi="Verdana"/>
            <w:noProof/>
            <w:sz w:val="26"/>
            <w:szCs w:val="26"/>
          </w:rPr>
          <w:t>Learn to Code</w:t>
        </w:r>
      </w:ins>
    </w:p>
    <w:p w14:paraId="1A11B3D0"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Method 1: Using Brute Force</w:t>
      </w:r>
    </w:p>
    <w:p w14:paraId="342BF014"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This method uses Brute Force to check whether a given integer is Positive or Negative. </w:t>
      </w:r>
    </w:p>
    <w:p w14:paraId="14A60DFA" w14:textId="77777777" w:rsidR="00AC3B7C" w:rsidRPr="00AC3B7C" w:rsidRDefault="00AC3B7C" w:rsidP="00AC3B7C">
      <w:pPr>
        <w:rPr>
          <w:rFonts w:ascii="Verdana" w:hAnsi="Verdana"/>
          <w:noProof/>
          <w:sz w:val="26"/>
          <w:szCs w:val="26"/>
        </w:rPr>
      </w:pPr>
      <w:r w:rsidRPr="00AC3B7C">
        <w:rPr>
          <w:rFonts w:ascii="Verdana" w:hAnsi="Verdana"/>
          <w:noProof/>
          <w:sz w:val="26"/>
          <w:szCs w:val="26"/>
        </w:rPr>
        <w:t>LearnMath</w:t>
      </w:r>
    </w:p>
    <w:p w14:paraId="4172FA13"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Java Code</w:t>
      </w:r>
    </w:p>
    <w:p w14:paraId="72F084F7" w14:textId="77777777" w:rsidR="00AC3B7C" w:rsidRPr="00AC3B7C" w:rsidRDefault="00AC3B7C" w:rsidP="00AC3B7C">
      <w:pPr>
        <w:rPr>
          <w:rFonts w:ascii="Verdana" w:hAnsi="Verdana"/>
          <w:noProof/>
          <w:sz w:val="26"/>
          <w:szCs w:val="26"/>
        </w:rPr>
      </w:pPr>
      <w:r w:rsidRPr="00AC3B7C">
        <w:rPr>
          <w:rFonts w:ascii="Verdana" w:hAnsi="Verdana"/>
          <w:noProof/>
          <w:sz w:val="26"/>
          <w:szCs w:val="26"/>
        </w:rPr>
        <w:t>Run</w:t>
      </w:r>
    </w:p>
    <w:p w14:paraId="1029DE50" w14:textId="77777777" w:rsidR="00AC3B7C" w:rsidRPr="00AC3B7C" w:rsidRDefault="00AC3B7C" w:rsidP="00AC3B7C">
      <w:pPr>
        <w:rPr>
          <w:rFonts w:ascii="Verdana" w:hAnsi="Verdana"/>
          <w:noProof/>
          <w:sz w:val="26"/>
          <w:szCs w:val="26"/>
        </w:rPr>
      </w:pPr>
      <w:r w:rsidRPr="00AC3B7C">
        <w:rPr>
          <w:rFonts w:ascii="Verdana" w:hAnsi="Verdana"/>
          <w:noProof/>
          <w:sz w:val="26"/>
          <w:szCs w:val="26"/>
        </w:rPr>
        <w:t>//Brute force</w:t>
      </w:r>
    </w:p>
    <w:p w14:paraId="314249CD" w14:textId="77777777" w:rsidR="00AC3B7C" w:rsidRPr="00AC3B7C" w:rsidRDefault="00AC3B7C" w:rsidP="00AC3B7C">
      <w:pPr>
        <w:rPr>
          <w:rFonts w:ascii="Verdana" w:hAnsi="Verdana"/>
          <w:noProof/>
          <w:sz w:val="26"/>
          <w:szCs w:val="26"/>
        </w:rPr>
      </w:pPr>
      <w:r w:rsidRPr="00AC3B7C">
        <w:rPr>
          <w:rFonts w:ascii="Verdana" w:hAnsi="Verdana"/>
          <w:noProof/>
          <w:sz w:val="26"/>
          <w:szCs w:val="26"/>
        </w:rPr>
        <w:t>class Main</w:t>
      </w:r>
    </w:p>
    <w:p w14:paraId="571613CA" w14:textId="77777777" w:rsidR="00AC3B7C" w:rsidRPr="00AC3B7C" w:rsidRDefault="00AC3B7C" w:rsidP="00AC3B7C">
      <w:pPr>
        <w:rPr>
          <w:rFonts w:ascii="Verdana" w:hAnsi="Verdana"/>
          <w:noProof/>
          <w:sz w:val="26"/>
          <w:szCs w:val="26"/>
        </w:rPr>
      </w:pPr>
      <w:r w:rsidRPr="00AC3B7C">
        <w:rPr>
          <w:rFonts w:ascii="Verdana" w:hAnsi="Verdana"/>
          <w:noProof/>
          <w:sz w:val="26"/>
          <w:szCs w:val="26"/>
        </w:rPr>
        <w:t>{</w:t>
      </w:r>
    </w:p>
    <w:p w14:paraId="05020FD1"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public static void main (String[]args)</w:t>
      </w:r>
    </w:p>
    <w:p w14:paraId="3B2579D3"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27BF76A2" w14:textId="77777777" w:rsidR="00AC3B7C" w:rsidRPr="00AC3B7C" w:rsidRDefault="00AC3B7C" w:rsidP="00AC3B7C">
      <w:pPr>
        <w:rPr>
          <w:rFonts w:ascii="Verdana" w:hAnsi="Verdana"/>
          <w:noProof/>
          <w:sz w:val="26"/>
          <w:szCs w:val="26"/>
        </w:rPr>
      </w:pPr>
    </w:p>
    <w:p w14:paraId="7736FCAA"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int num = 5;</w:t>
      </w:r>
    </w:p>
    <w:p w14:paraId="13880178" w14:textId="77777777" w:rsidR="00AC3B7C" w:rsidRPr="00AC3B7C" w:rsidRDefault="00AC3B7C" w:rsidP="00AC3B7C">
      <w:pPr>
        <w:rPr>
          <w:rFonts w:ascii="Verdana" w:hAnsi="Verdana"/>
          <w:noProof/>
          <w:sz w:val="26"/>
          <w:szCs w:val="26"/>
        </w:rPr>
      </w:pPr>
    </w:p>
    <w:p w14:paraId="63AD07DF"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//Conditions to check if the number is negative or positive</w:t>
      </w:r>
    </w:p>
    <w:p w14:paraId="0013E775"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if (num &gt; 0)</w:t>
      </w:r>
    </w:p>
    <w:p w14:paraId="16A32722"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System.out.println ("The number is positive");</w:t>
      </w:r>
    </w:p>
    <w:p w14:paraId="0C20FC9A"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else if (num &lt; 0)</w:t>
      </w:r>
    </w:p>
    <w:p w14:paraId="68875862"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System.out.println ("The number is negative");</w:t>
      </w:r>
    </w:p>
    <w:p w14:paraId="2B569757"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else</w:t>
      </w:r>
    </w:p>
    <w:p w14:paraId="33F8AFE9"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System.out.println ("Zero");</w:t>
      </w:r>
    </w:p>
    <w:p w14:paraId="6681462C"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086DFF99" w14:textId="77777777" w:rsidR="00AC3B7C" w:rsidRPr="00AC3B7C" w:rsidRDefault="00AC3B7C" w:rsidP="00AC3B7C">
      <w:pPr>
        <w:rPr>
          <w:rFonts w:ascii="Verdana" w:hAnsi="Verdana"/>
          <w:noProof/>
          <w:sz w:val="26"/>
          <w:szCs w:val="26"/>
        </w:rPr>
      </w:pPr>
      <w:r w:rsidRPr="00AC3B7C">
        <w:rPr>
          <w:rFonts w:ascii="Verdana" w:hAnsi="Verdana"/>
          <w:noProof/>
          <w:sz w:val="26"/>
          <w:szCs w:val="26"/>
        </w:rPr>
        <w:t>}</w:t>
      </w:r>
    </w:p>
    <w:p w14:paraId="7EF33C7D"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Output</w:t>
      </w:r>
    </w:p>
    <w:p w14:paraId="5464722F" w14:textId="77777777" w:rsidR="00AC3B7C" w:rsidRPr="00AC3B7C" w:rsidRDefault="00AC3B7C" w:rsidP="00AC3B7C">
      <w:pPr>
        <w:rPr>
          <w:rFonts w:ascii="Verdana" w:hAnsi="Verdana"/>
          <w:noProof/>
          <w:sz w:val="26"/>
          <w:szCs w:val="26"/>
        </w:rPr>
      </w:pPr>
      <w:r w:rsidRPr="00AC3B7C">
        <w:rPr>
          <w:rFonts w:ascii="Verdana" w:hAnsi="Verdana"/>
          <w:noProof/>
          <w:sz w:val="26"/>
          <w:szCs w:val="26"/>
        </w:rPr>
        <w:t>The number is positive</w:t>
      </w:r>
    </w:p>
    <w:p w14:paraId="2C7D48C5"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lastRenderedPageBreak/>
        <w:t>Algorithm</w:t>
      </w:r>
    </w:p>
    <w:p w14:paraId="5D5D8348" w14:textId="45DCD7D2" w:rsidR="00AC3B7C" w:rsidRPr="00AC3B7C" w:rsidRDefault="00AC3B7C" w:rsidP="00AC3B7C">
      <w:pPr>
        <w:rPr>
          <w:rFonts w:ascii="Verdana" w:hAnsi="Verdana"/>
          <w:noProof/>
          <w:sz w:val="26"/>
          <w:szCs w:val="26"/>
        </w:rPr>
      </w:pPr>
      <w:r>
        <w:rPr>
          <w:rFonts w:ascii="Verdana" w:hAnsi="Verdana"/>
          <w:noProof/>
          <w:sz w:val="26"/>
          <w:szCs w:val="26"/>
        </w:rPr>
        <w:t>-</w:t>
      </w:r>
      <w:r w:rsidRPr="00AC3B7C">
        <w:rPr>
          <w:rFonts w:ascii="Verdana" w:hAnsi="Verdana"/>
          <w:noProof/>
          <w:sz w:val="26"/>
          <w:szCs w:val="26"/>
        </w:rPr>
        <w:t xml:space="preserve">This method uses Brute Force to check whether a given integer is Positive or Negative. The Algorithm for the above code is as follows </w:t>
      </w:r>
    </w:p>
    <w:p w14:paraId="67825990" w14:textId="77777777" w:rsidR="00AC3B7C" w:rsidRPr="00AC3B7C" w:rsidRDefault="00AC3B7C" w:rsidP="00AC3B7C">
      <w:pPr>
        <w:rPr>
          <w:rFonts w:ascii="Verdana" w:hAnsi="Verdana"/>
          <w:noProof/>
          <w:sz w:val="26"/>
          <w:szCs w:val="26"/>
        </w:rPr>
      </w:pPr>
      <w:r w:rsidRPr="00AC3B7C">
        <w:rPr>
          <w:rFonts w:ascii="Verdana" w:hAnsi="Verdana"/>
          <w:noProof/>
          <w:sz w:val="26"/>
          <w:szCs w:val="26"/>
        </w:rPr>
        <w:t>LearnMath</w:t>
      </w:r>
    </w:p>
    <w:p w14:paraId="0EB2E58C" w14:textId="77777777" w:rsidR="00AC3B7C" w:rsidRPr="00AC3B7C" w:rsidRDefault="00AC3B7C" w:rsidP="00AC3B7C">
      <w:pPr>
        <w:numPr>
          <w:ilvl w:val="0"/>
          <w:numId w:val="4"/>
        </w:numPr>
        <w:rPr>
          <w:rFonts w:ascii="Verdana" w:hAnsi="Verdana"/>
          <w:noProof/>
          <w:sz w:val="26"/>
          <w:szCs w:val="26"/>
        </w:rPr>
      </w:pPr>
      <w:r w:rsidRPr="00AC3B7C">
        <w:rPr>
          <w:rFonts w:ascii="Verdana" w:hAnsi="Verdana"/>
          <w:b/>
          <w:bCs/>
          <w:noProof/>
          <w:sz w:val="26"/>
          <w:szCs w:val="26"/>
        </w:rPr>
        <w:t>Step 1</w:t>
      </w:r>
      <w:r w:rsidRPr="00AC3B7C">
        <w:rPr>
          <w:rFonts w:ascii="Verdana" w:hAnsi="Verdana"/>
          <w:noProof/>
          <w:sz w:val="26"/>
          <w:szCs w:val="26"/>
        </w:rPr>
        <w:t>. Start</w:t>
      </w:r>
    </w:p>
    <w:p w14:paraId="001CE57C" w14:textId="77777777" w:rsidR="00AC3B7C" w:rsidRPr="00AC3B7C" w:rsidRDefault="00AC3B7C" w:rsidP="00AC3B7C">
      <w:pPr>
        <w:numPr>
          <w:ilvl w:val="0"/>
          <w:numId w:val="4"/>
        </w:numPr>
        <w:rPr>
          <w:rFonts w:ascii="Verdana" w:hAnsi="Verdana"/>
          <w:noProof/>
          <w:sz w:val="26"/>
          <w:szCs w:val="26"/>
        </w:rPr>
      </w:pPr>
      <w:r w:rsidRPr="00AC3B7C">
        <w:rPr>
          <w:rFonts w:ascii="Verdana" w:hAnsi="Verdana"/>
          <w:b/>
          <w:bCs/>
          <w:noProof/>
          <w:sz w:val="26"/>
          <w:szCs w:val="26"/>
        </w:rPr>
        <w:t>Step 2</w:t>
      </w:r>
      <w:r w:rsidRPr="00AC3B7C">
        <w:rPr>
          <w:rFonts w:ascii="Verdana" w:hAnsi="Verdana"/>
          <w:noProof/>
          <w:sz w:val="26"/>
          <w:szCs w:val="26"/>
        </w:rPr>
        <w:t>. Insert the number.</w:t>
      </w:r>
    </w:p>
    <w:p w14:paraId="6F9C6D4F" w14:textId="77777777" w:rsidR="00AC3B7C" w:rsidRPr="00AC3B7C" w:rsidRDefault="00AC3B7C" w:rsidP="00AC3B7C">
      <w:pPr>
        <w:numPr>
          <w:ilvl w:val="0"/>
          <w:numId w:val="4"/>
        </w:numPr>
        <w:rPr>
          <w:rFonts w:ascii="Verdana" w:hAnsi="Verdana"/>
          <w:noProof/>
          <w:sz w:val="26"/>
          <w:szCs w:val="26"/>
        </w:rPr>
      </w:pPr>
      <w:r w:rsidRPr="00AC3B7C">
        <w:rPr>
          <w:rFonts w:ascii="Verdana" w:hAnsi="Verdana"/>
          <w:b/>
          <w:bCs/>
          <w:noProof/>
          <w:sz w:val="26"/>
          <w:szCs w:val="26"/>
        </w:rPr>
        <w:t>Step 3</w:t>
      </w:r>
      <w:r w:rsidRPr="00AC3B7C">
        <w:rPr>
          <w:rFonts w:ascii="Verdana" w:hAnsi="Verdana"/>
          <w:noProof/>
          <w:sz w:val="26"/>
          <w:szCs w:val="26"/>
        </w:rPr>
        <w:t>. If the number is greater than Zero then print “The number is Positive”</w:t>
      </w:r>
    </w:p>
    <w:p w14:paraId="5F1A506E" w14:textId="77777777" w:rsidR="00AC3B7C" w:rsidRPr="00AC3B7C" w:rsidRDefault="00AC3B7C" w:rsidP="00AC3B7C">
      <w:pPr>
        <w:numPr>
          <w:ilvl w:val="0"/>
          <w:numId w:val="4"/>
        </w:numPr>
        <w:rPr>
          <w:rFonts w:ascii="Verdana" w:hAnsi="Verdana"/>
          <w:noProof/>
          <w:sz w:val="26"/>
          <w:szCs w:val="26"/>
        </w:rPr>
      </w:pPr>
      <w:r w:rsidRPr="00AC3B7C">
        <w:rPr>
          <w:rFonts w:ascii="Verdana" w:hAnsi="Verdana"/>
          <w:b/>
          <w:bCs/>
          <w:noProof/>
          <w:sz w:val="26"/>
          <w:szCs w:val="26"/>
        </w:rPr>
        <w:t>Step 4</w:t>
      </w:r>
      <w:r w:rsidRPr="00AC3B7C">
        <w:rPr>
          <w:rFonts w:ascii="Verdana" w:hAnsi="Verdana"/>
          <w:noProof/>
          <w:sz w:val="26"/>
          <w:szCs w:val="26"/>
        </w:rPr>
        <w:t>: If the number is smaller than zero, then print, “The number is Negative”</w:t>
      </w:r>
    </w:p>
    <w:p w14:paraId="0F8C875F" w14:textId="77777777" w:rsidR="00AC3B7C" w:rsidRPr="00AC3B7C" w:rsidRDefault="00AC3B7C" w:rsidP="00AC3B7C">
      <w:pPr>
        <w:numPr>
          <w:ilvl w:val="0"/>
          <w:numId w:val="4"/>
        </w:numPr>
        <w:rPr>
          <w:rFonts w:ascii="Verdana" w:hAnsi="Verdana"/>
          <w:noProof/>
          <w:sz w:val="26"/>
          <w:szCs w:val="26"/>
        </w:rPr>
      </w:pPr>
      <w:r w:rsidRPr="00AC3B7C">
        <w:rPr>
          <w:rFonts w:ascii="Verdana" w:hAnsi="Verdana"/>
          <w:b/>
          <w:bCs/>
          <w:noProof/>
          <w:sz w:val="26"/>
          <w:szCs w:val="26"/>
        </w:rPr>
        <w:t>Step 5</w:t>
      </w:r>
      <w:r w:rsidRPr="00AC3B7C">
        <w:rPr>
          <w:rFonts w:ascii="Verdana" w:hAnsi="Verdana"/>
          <w:noProof/>
          <w:sz w:val="26"/>
          <w:szCs w:val="26"/>
        </w:rPr>
        <w:t>. Else print, “The number is Zero”</w:t>
      </w:r>
    </w:p>
    <w:p w14:paraId="1D320135" w14:textId="77777777" w:rsidR="00AC3B7C" w:rsidRPr="00AC3B7C" w:rsidRDefault="00AC3B7C" w:rsidP="00AC3B7C">
      <w:pPr>
        <w:numPr>
          <w:ilvl w:val="0"/>
          <w:numId w:val="4"/>
        </w:numPr>
        <w:rPr>
          <w:rFonts w:ascii="Verdana" w:hAnsi="Verdana"/>
          <w:noProof/>
          <w:sz w:val="26"/>
          <w:szCs w:val="26"/>
        </w:rPr>
      </w:pPr>
      <w:r w:rsidRPr="00AC3B7C">
        <w:rPr>
          <w:rFonts w:ascii="Verdana" w:hAnsi="Verdana"/>
          <w:b/>
          <w:bCs/>
          <w:noProof/>
          <w:sz w:val="26"/>
          <w:szCs w:val="26"/>
        </w:rPr>
        <w:t>Step 6</w:t>
      </w:r>
      <w:r w:rsidRPr="00AC3B7C">
        <w:rPr>
          <w:rFonts w:ascii="Verdana" w:hAnsi="Verdana"/>
          <w:noProof/>
          <w:sz w:val="26"/>
          <w:szCs w:val="26"/>
        </w:rPr>
        <w:t>. Stop</w:t>
      </w:r>
    </w:p>
    <w:p w14:paraId="226522DA" w14:textId="77777777" w:rsidR="00AC3B7C" w:rsidRPr="00AC3B7C" w:rsidRDefault="00AC3B7C" w:rsidP="00AC3B7C">
      <w:pPr>
        <w:rPr>
          <w:rFonts w:ascii="Verdana" w:hAnsi="Verdana"/>
          <w:noProof/>
          <w:sz w:val="26"/>
          <w:szCs w:val="26"/>
        </w:rPr>
      </w:pPr>
      <w:r w:rsidRPr="00AC3B7C">
        <w:rPr>
          <w:rFonts w:ascii="Verdana" w:hAnsi="Verdana"/>
          <w:noProof/>
          <w:sz w:val="26"/>
          <w:szCs w:val="26"/>
        </w:rPr>
        <w:t> </w:t>
      </w:r>
    </w:p>
    <w:p w14:paraId="1CF6BB72"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Method 2: Using Nested if-else Statements</w:t>
      </w:r>
    </w:p>
    <w:p w14:paraId="4081CB5F" w14:textId="77777777" w:rsidR="00AC3B7C" w:rsidRPr="00AC3B7C" w:rsidRDefault="00AC3B7C" w:rsidP="00AC3B7C">
      <w:pPr>
        <w:rPr>
          <w:rFonts w:ascii="Verdana" w:hAnsi="Verdana"/>
          <w:noProof/>
          <w:sz w:val="26"/>
          <w:szCs w:val="26"/>
        </w:rPr>
      </w:pPr>
      <w:r w:rsidRPr="00AC3B7C">
        <w:rPr>
          <w:rFonts w:ascii="Verdana" w:hAnsi="Verdana"/>
          <w:noProof/>
          <w:sz w:val="26"/>
          <w:szCs w:val="26"/>
        </w:rPr>
        <w:t>This method uses a nested if-else Statements to check whether a given number is Positive or Negative.</w:t>
      </w:r>
    </w:p>
    <w:p w14:paraId="4E63D5E0"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Java Code</w:t>
      </w:r>
    </w:p>
    <w:p w14:paraId="6710CE76" w14:textId="77777777" w:rsidR="00AC3B7C" w:rsidRPr="00AC3B7C" w:rsidRDefault="00AC3B7C" w:rsidP="00AC3B7C">
      <w:pPr>
        <w:rPr>
          <w:rFonts w:ascii="Verdana" w:hAnsi="Verdana"/>
          <w:noProof/>
          <w:sz w:val="26"/>
          <w:szCs w:val="26"/>
        </w:rPr>
      </w:pPr>
      <w:r w:rsidRPr="00AC3B7C">
        <w:rPr>
          <w:rFonts w:ascii="Verdana" w:hAnsi="Verdana"/>
          <w:noProof/>
          <w:sz w:val="26"/>
          <w:szCs w:val="26"/>
        </w:rPr>
        <w:t>Run</w:t>
      </w:r>
    </w:p>
    <w:p w14:paraId="0ACD67C7" w14:textId="77777777" w:rsidR="00AC3B7C" w:rsidRPr="00AC3B7C" w:rsidRDefault="00AC3B7C" w:rsidP="00AC3B7C">
      <w:pPr>
        <w:rPr>
          <w:rFonts w:ascii="Verdana" w:hAnsi="Verdana"/>
          <w:noProof/>
          <w:sz w:val="26"/>
          <w:szCs w:val="26"/>
        </w:rPr>
      </w:pPr>
      <w:r w:rsidRPr="00AC3B7C">
        <w:rPr>
          <w:rFonts w:ascii="Verdana" w:hAnsi="Verdana"/>
          <w:noProof/>
          <w:sz w:val="26"/>
          <w:szCs w:val="26"/>
        </w:rPr>
        <w:t>//Using Nested If-else statement</w:t>
      </w:r>
    </w:p>
    <w:p w14:paraId="0512E7C8" w14:textId="77777777" w:rsidR="00AC3B7C" w:rsidRPr="00AC3B7C" w:rsidRDefault="00AC3B7C" w:rsidP="00AC3B7C">
      <w:pPr>
        <w:rPr>
          <w:rFonts w:ascii="Verdana" w:hAnsi="Verdana"/>
          <w:noProof/>
          <w:sz w:val="26"/>
          <w:szCs w:val="26"/>
        </w:rPr>
      </w:pPr>
      <w:r w:rsidRPr="00AC3B7C">
        <w:rPr>
          <w:rFonts w:ascii="Verdana" w:hAnsi="Verdana"/>
          <w:noProof/>
          <w:sz w:val="26"/>
          <w:szCs w:val="26"/>
        </w:rPr>
        <w:t>class Main</w:t>
      </w:r>
    </w:p>
    <w:p w14:paraId="415296C2" w14:textId="77777777" w:rsidR="00AC3B7C" w:rsidRPr="00AC3B7C" w:rsidRDefault="00AC3B7C" w:rsidP="00AC3B7C">
      <w:pPr>
        <w:rPr>
          <w:rFonts w:ascii="Verdana" w:hAnsi="Verdana"/>
          <w:noProof/>
          <w:sz w:val="26"/>
          <w:szCs w:val="26"/>
        </w:rPr>
      </w:pPr>
      <w:r w:rsidRPr="00AC3B7C">
        <w:rPr>
          <w:rFonts w:ascii="Verdana" w:hAnsi="Verdana"/>
          <w:noProof/>
          <w:sz w:val="26"/>
          <w:szCs w:val="26"/>
        </w:rPr>
        <w:t>{</w:t>
      </w:r>
    </w:p>
    <w:p w14:paraId="186E65AC"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public static void main (String[]args)</w:t>
      </w:r>
    </w:p>
    <w:p w14:paraId="5E3F3F1D"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3B652E40" w14:textId="77777777" w:rsidR="00AC3B7C" w:rsidRPr="00AC3B7C" w:rsidRDefault="00AC3B7C" w:rsidP="00AC3B7C">
      <w:pPr>
        <w:rPr>
          <w:rFonts w:ascii="Verdana" w:hAnsi="Verdana"/>
          <w:noProof/>
          <w:sz w:val="26"/>
          <w:szCs w:val="26"/>
        </w:rPr>
      </w:pPr>
    </w:p>
    <w:p w14:paraId="33AC2A9D"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int num = 5;</w:t>
      </w:r>
    </w:p>
    <w:p w14:paraId="6EEB88F2"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5CF1A9CB"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//Condition to check if the number is negative or positive</w:t>
      </w:r>
    </w:p>
    <w:p w14:paraId="3E0BB094"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if (num &gt;= 0)</w:t>
      </w:r>
    </w:p>
    <w:p w14:paraId="618203D1" w14:textId="77777777" w:rsidR="00AC3B7C" w:rsidRPr="00AC3B7C" w:rsidRDefault="00AC3B7C" w:rsidP="00AC3B7C">
      <w:pPr>
        <w:rPr>
          <w:rFonts w:ascii="Verdana" w:hAnsi="Verdana"/>
          <w:noProof/>
          <w:sz w:val="26"/>
          <w:szCs w:val="26"/>
        </w:rPr>
      </w:pPr>
      <w:r w:rsidRPr="00AC3B7C">
        <w:rPr>
          <w:rFonts w:ascii="Verdana" w:hAnsi="Verdana"/>
          <w:noProof/>
          <w:sz w:val="26"/>
          <w:szCs w:val="26"/>
        </w:rPr>
        <w:lastRenderedPageBreak/>
        <w:t xml:space="preserve">    {</w:t>
      </w:r>
    </w:p>
    <w:p w14:paraId="53D951E6"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if (num == 0)</w:t>
      </w:r>
    </w:p>
    <w:p w14:paraId="5327D0C0"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System.out.println ("Zero");</w:t>
      </w:r>
    </w:p>
    <w:p w14:paraId="39803AAE"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else</w:t>
      </w:r>
    </w:p>
    <w:p w14:paraId="0757F264"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System.out.println ("The number is positive");</w:t>
      </w:r>
    </w:p>
    <w:p w14:paraId="53FA9D40"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506F7F8F"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else</w:t>
      </w:r>
    </w:p>
    <w:p w14:paraId="607D6C96"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System.out.println ("The number is negative");</w:t>
      </w:r>
    </w:p>
    <w:p w14:paraId="46BB95F3" w14:textId="77777777" w:rsidR="00AC3B7C" w:rsidRPr="00AC3B7C" w:rsidRDefault="00AC3B7C" w:rsidP="00AC3B7C">
      <w:pPr>
        <w:rPr>
          <w:rFonts w:ascii="Verdana" w:hAnsi="Verdana"/>
          <w:noProof/>
          <w:sz w:val="26"/>
          <w:szCs w:val="26"/>
        </w:rPr>
      </w:pPr>
    </w:p>
    <w:p w14:paraId="257474DA"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7FB3A669" w14:textId="77777777" w:rsidR="00AC3B7C" w:rsidRPr="00AC3B7C" w:rsidRDefault="00AC3B7C" w:rsidP="00AC3B7C">
      <w:pPr>
        <w:rPr>
          <w:rFonts w:ascii="Verdana" w:hAnsi="Verdana"/>
          <w:noProof/>
          <w:sz w:val="26"/>
          <w:szCs w:val="26"/>
        </w:rPr>
      </w:pPr>
      <w:r w:rsidRPr="00AC3B7C">
        <w:rPr>
          <w:rFonts w:ascii="Verdana" w:hAnsi="Verdana"/>
          <w:noProof/>
          <w:sz w:val="26"/>
          <w:szCs w:val="26"/>
        </w:rPr>
        <w:t>}</w:t>
      </w:r>
    </w:p>
    <w:p w14:paraId="2A03F478" w14:textId="77777777" w:rsidR="00AC3B7C" w:rsidRPr="00AC3B7C" w:rsidRDefault="00AC3B7C" w:rsidP="00AC3B7C">
      <w:pPr>
        <w:rPr>
          <w:ins w:id="8" w:author="Unknown"/>
          <w:rFonts w:ascii="Verdana" w:hAnsi="Verdana"/>
          <w:noProof/>
          <w:sz w:val="26"/>
          <w:szCs w:val="26"/>
        </w:rPr>
      </w:pPr>
      <w:ins w:id="9" w:author="Unknown">
        <w:r w:rsidRPr="00AC3B7C">
          <w:rPr>
            <w:rFonts w:ascii="Verdana" w:hAnsi="Verdana"/>
            <w:b/>
            <w:bCs/>
            <w:noProof/>
            <w:sz w:val="26"/>
            <w:szCs w:val="26"/>
          </w:rPr>
          <w:t>Discover more</w:t>
        </w:r>
      </w:ins>
    </w:p>
    <w:p w14:paraId="74C66FD7" w14:textId="77777777" w:rsidR="00AC3B7C" w:rsidRPr="00AC3B7C" w:rsidRDefault="00AC3B7C" w:rsidP="00AC3B7C">
      <w:pPr>
        <w:rPr>
          <w:ins w:id="10" w:author="Unknown"/>
          <w:rFonts w:ascii="Verdana" w:hAnsi="Verdana"/>
          <w:noProof/>
          <w:sz w:val="26"/>
          <w:szCs w:val="26"/>
        </w:rPr>
      </w:pPr>
      <w:ins w:id="11" w:author="Unknown">
        <w:r w:rsidRPr="00AC3B7C">
          <w:rPr>
            <w:rFonts w:ascii="Verdana" w:hAnsi="Verdana"/>
            <w:noProof/>
            <w:sz w:val="26"/>
            <w:szCs w:val="26"/>
          </w:rPr>
          <w:t>Learn C++</w:t>
        </w:r>
      </w:ins>
    </w:p>
    <w:p w14:paraId="7BBD798C" w14:textId="77777777" w:rsidR="00AC3B7C" w:rsidRPr="00AC3B7C" w:rsidRDefault="00AC3B7C" w:rsidP="00AC3B7C">
      <w:pPr>
        <w:rPr>
          <w:ins w:id="12" w:author="Unknown"/>
          <w:rFonts w:ascii="Verdana" w:hAnsi="Verdana"/>
          <w:noProof/>
          <w:sz w:val="26"/>
          <w:szCs w:val="26"/>
        </w:rPr>
      </w:pPr>
      <w:ins w:id="13" w:author="Unknown">
        <w:r w:rsidRPr="00AC3B7C">
          <w:rPr>
            <w:rFonts w:ascii="Verdana" w:hAnsi="Verdana"/>
            <w:noProof/>
            <w:sz w:val="26"/>
            <w:szCs w:val="26"/>
          </w:rPr>
          <w:t>Learn Scripting</w:t>
        </w:r>
      </w:ins>
    </w:p>
    <w:p w14:paraId="2EECE62C" w14:textId="77777777" w:rsidR="00AC3B7C" w:rsidRPr="00AC3B7C" w:rsidRDefault="00AC3B7C" w:rsidP="00AC3B7C">
      <w:pPr>
        <w:rPr>
          <w:ins w:id="14" w:author="Unknown"/>
          <w:rFonts w:ascii="Verdana" w:hAnsi="Verdana"/>
          <w:noProof/>
          <w:sz w:val="26"/>
          <w:szCs w:val="26"/>
        </w:rPr>
      </w:pPr>
      <w:ins w:id="15" w:author="Unknown">
        <w:r w:rsidRPr="00AC3B7C">
          <w:rPr>
            <w:rFonts w:ascii="Verdana" w:hAnsi="Verdana"/>
            <w:noProof/>
            <w:sz w:val="26"/>
            <w:szCs w:val="26"/>
          </w:rPr>
          <w:t>Learn Java</w:t>
        </w:r>
      </w:ins>
    </w:p>
    <w:p w14:paraId="5146F8A1"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br/>
        <w:t>Output</w:t>
      </w:r>
    </w:p>
    <w:p w14:paraId="2ABD1FBE"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The number is positive </w:t>
      </w:r>
    </w:p>
    <w:p w14:paraId="34777B0A" w14:textId="77777777" w:rsidR="00AC3B7C" w:rsidRPr="00AC3B7C" w:rsidRDefault="00AC3B7C" w:rsidP="00AC3B7C">
      <w:pPr>
        <w:rPr>
          <w:rFonts w:ascii="Verdana" w:hAnsi="Verdana"/>
          <w:noProof/>
          <w:sz w:val="26"/>
          <w:szCs w:val="26"/>
        </w:rPr>
      </w:pPr>
      <w:r w:rsidRPr="00AC3B7C">
        <w:rPr>
          <w:rFonts w:ascii="Verdana" w:hAnsi="Verdana"/>
          <w:noProof/>
          <w:sz w:val="26"/>
          <w:szCs w:val="26"/>
        </w:rPr>
        <w:t>LearnMath</w:t>
      </w:r>
    </w:p>
    <w:p w14:paraId="66B7FF41"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Algorithm</w:t>
      </w:r>
    </w:p>
    <w:p w14:paraId="3BC84B89" w14:textId="77777777" w:rsidR="00AC3B7C" w:rsidRPr="00AC3B7C" w:rsidRDefault="00AC3B7C" w:rsidP="00AC3B7C">
      <w:pPr>
        <w:rPr>
          <w:rFonts w:ascii="Verdana" w:hAnsi="Verdana"/>
          <w:noProof/>
          <w:sz w:val="26"/>
          <w:szCs w:val="26"/>
        </w:rPr>
      </w:pPr>
      <w:r w:rsidRPr="00AC3B7C">
        <w:rPr>
          <w:rFonts w:ascii="Verdana" w:hAnsi="Verdana"/>
          <w:noProof/>
          <w:sz w:val="26"/>
          <w:szCs w:val="26"/>
        </w:rPr>
        <w:t>This method uses a nested if-else Statements to check whether a given number is Positive or Negative.</w:t>
      </w:r>
    </w:p>
    <w:p w14:paraId="0E06A854" w14:textId="77777777" w:rsidR="00AC3B7C" w:rsidRPr="00AC3B7C" w:rsidRDefault="00AC3B7C" w:rsidP="00AC3B7C">
      <w:pPr>
        <w:numPr>
          <w:ilvl w:val="0"/>
          <w:numId w:val="5"/>
        </w:numPr>
        <w:rPr>
          <w:rFonts w:ascii="Verdana" w:hAnsi="Verdana"/>
          <w:noProof/>
          <w:sz w:val="26"/>
          <w:szCs w:val="26"/>
        </w:rPr>
      </w:pPr>
      <w:r w:rsidRPr="00AC3B7C">
        <w:rPr>
          <w:rFonts w:ascii="Verdana" w:hAnsi="Verdana"/>
          <w:b/>
          <w:bCs/>
          <w:noProof/>
          <w:sz w:val="26"/>
          <w:szCs w:val="26"/>
        </w:rPr>
        <w:t>Step 1</w:t>
      </w:r>
      <w:r w:rsidRPr="00AC3B7C">
        <w:rPr>
          <w:rFonts w:ascii="Verdana" w:hAnsi="Verdana"/>
          <w:noProof/>
          <w:sz w:val="26"/>
          <w:szCs w:val="26"/>
        </w:rPr>
        <w:t xml:space="preserve"> – Start</w:t>
      </w:r>
    </w:p>
    <w:p w14:paraId="30746506" w14:textId="77777777" w:rsidR="00AC3B7C" w:rsidRPr="00AC3B7C" w:rsidRDefault="00AC3B7C" w:rsidP="00AC3B7C">
      <w:pPr>
        <w:numPr>
          <w:ilvl w:val="0"/>
          <w:numId w:val="5"/>
        </w:numPr>
        <w:rPr>
          <w:rFonts w:ascii="Verdana" w:hAnsi="Verdana"/>
          <w:noProof/>
          <w:sz w:val="26"/>
          <w:szCs w:val="26"/>
        </w:rPr>
      </w:pPr>
      <w:r w:rsidRPr="00AC3B7C">
        <w:rPr>
          <w:rFonts w:ascii="Verdana" w:hAnsi="Verdana"/>
          <w:b/>
          <w:bCs/>
          <w:noProof/>
          <w:sz w:val="26"/>
          <w:szCs w:val="26"/>
        </w:rPr>
        <w:t>Step 2</w:t>
      </w:r>
      <w:r w:rsidRPr="00AC3B7C">
        <w:rPr>
          <w:rFonts w:ascii="Verdana" w:hAnsi="Verdana"/>
          <w:noProof/>
          <w:sz w:val="26"/>
          <w:szCs w:val="26"/>
        </w:rPr>
        <w:t xml:space="preserve"> – Insert the number.</w:t>
      </w:r>
    </w:p>
    <w:p w14:paraId="7C546E18" w14:textId="77777777" w:rsidR="00AC3B7C" w:rsidRPr="00AC3B7C" w:rsidRDefault="00AC3B7C" w:rsidP="00AC3B7C">
      <w:pPr>
        <w:numPr>
          <w:ilvl w:val="0"/>
          <w:numId w:val="5"/>
        </w:numPr>
        <w:rPr>
          <w:rFonts w:ascii="Verdana" w:hAnsi="Verdana"/>
          <w:noProof/>
          <w:sz w:val="26"/>
          <w:szCs w:val="26"/>
        </w:rPr>
      </w:pPr>
      <w:r w:rsidRPr="00AC3B7C">
        <w:rPr>
          <w:rFonts w:ascii="Verdana" w:hAnsi="Verdana"/>
          <w:b/>
          <w:bCs/>
          <w:noProof/>
          <w:sz w:val="26"/>
          <w:szCs w:val="26"/>
        </w:rPr>
        <w:t>Step 3</w:t>
      </w:r>
      <w:r w:rsidRPr="00AC3B7C">
        <w:rPr>
          <w:rFonts w:ascii="Verdana" w:hAnsi="Verdana"/>
          <w:noProof/>
          <w:sz w:val="26"/>
          <w:szCs w:val="26"/>
        </w:rPr>
        <w:t xml:space="preserve"> – If the number is greater or equal move to the inner nested loop</w:t>
      </w:r>
      <w:r w:rsidRPr="00AC3B7C">
        <w:rPr>
          <w:rFonts w:ascii="Verdana" w:hAnsi="Verdana"/>
          <w:noProof/>
          <w:sz w:val="26"/>
          <w:szCs w:val="26"/>
        </w:rPr>
        <w:br/>
      </w:r>
    </w:p>
    <w:p w14:paraId="4E108388" w14:textId="77777777" w:rsidR="00AC3B7C" w:rsidRPr="00AC3B7C" w:rsidRDefault="00AC3B7C" w:rsidP="00AC3B7C">
      <w:pPr>
        <w:numPr>
          <w:ilvl w:val="1"/>
          <w:numId w:val="5"/>
        </w:numPr>
        <w:rPr>
          <w:rFonts w:ascii="Verdana" w:hAnsi="Verdana"/>
          <w:noProof/>
          <w:sz w:val="26"/>
          <w:szCs w:val="26"/>
        </w:rPr>
      </w:pPr>
      <w:r w:rsidRPr="00AC3B7C">
        <w:rPr>
          <w:rFonts w:ascii="Verdana" w:hAnsi="Verdana"/>
          <w:b/>
          <w:bCs/>
          <w:noProof/>
          <w:sz w:val="26"/>
          <w:szCs w:val="26"/>
        </w:rPr>
        <w:t>Step 3.1</w:t>
      </w:r>
      <w:r w:rsidRPr="00AC3B7C">
        <w:rPr>
          <w:rFonts w:ascii="Verdana" w:hAnsi="Verdana"/>
          <w:noProof/>
          <w:sz w:val="26"/>
          <w:szCs w:val="26"/>
        </w:rPr>
        <w:t xml:space="preserve"> – If the number is zero, print Zero</w:t>
      </w:r>
    </w:p>
    <w:p w14:paraId="6A92D923" w14:textId="77777777" w:rsidR="00AC3B7C" w:rsidRPr="00AC3B7C" w:rsidRDefault="00AC3B7C" w:rsidP="00AC3B7C">
      <w:pPr>
        <w:numPr>
          <w:ilvl w:val="1"/>
          <w:numId w:val="5"/>
        </w:numPr>
        <w:rPr>
          <w:rFonts w:ascii="Verdana" w:hAnsi="Verdana"/>
          <w:noProof/>
          <w:sz w:val="26"/>
          <w:szCs w:val="26"/>
        </w:rPr>
      </w:pPr>
      <w:r w:rsidRPr="00AC3B7C">
        <w:rPr>
          <w:rFonts w:ascii="Verdana" w:hAnsi="Verdana"/>
          <w:b/>
          <w:bCs/>
          <w:noProof/>
          <w:sz w:val="26"/>
          <w:szCs w:val="26"/>
        </w:rPr>
        <w:lastRenderedPageBreak/>
        <w:t>Step 3.2</w:t>
      </w:r>
      <w:r w:rsidRPr="00AC3B7C">
        <w:rPr>
          <w:rFonts w:ascii="Verdana" w:hAnsi="Verdana"/>
          <w:noProof/>
          <w:sz w:val="26"/>
          <w:szCs w:val="26"/>
        </w:rPr>
        <w:t xml:space="preserve"> – Else print The Number is Positive</w:t>
      </w:r>
    </w:p>
    <w:p w14:paraId="1EA100AA" w14:textId="77777777" w:rsidR="00AC3B7C" w:rsidRPr="00AC3B7C" w:rsidRDefault="00AC3B7C" w:rsidP="00AC3B7C">
      <w:pPr>
        <w:numPr>
          <w:ilvl w:val="0"/>
          <w:numId w:val="5"/>
        </w:numPr>
        <w:rPr>
          <w:rFonts w:ascii="Verdana" w:hAnsi="Verdana"/>
          <w:noProof/>
          <w:sz w:val="26"/>
          <w:szCs w:val="26"/>
        </w:rPr>
      </w:pPr>
      <w:r w:rsidRPr="00AC3B7C">
        <w:rPr>
          <w:rFonts w:ascii="Verdana" w:hAnsi="Verdana"/>
          <w:b/>
          <w:bCs/>
          <w:noProof/>
          <w:sz w:val="26"/>
          <w:szCs w:val="26"/>
        </w:rPr>
        <w:t>Step 4</w:t>
      </w:r>
      <w:r w:rsidRPr="00AC3B7C">
        <w:rPr>
          <w:rFonts w:ascii="Verdana" w:hAnsi="Verdana"/>
          <w:noProof/>
          <w:sz w:val="26"/>
          <w:szCs w:val="26"/>
        </w:rPr>
        <w:t xml:space="preserve"> – Else the number has to be negative, Print The number is Negative</w:t>
      </w:r>
    </w:p>
    <w:p w14:paraId="21A33148" w14:textId="77777777" w:rsidR="00AC3B7C" w:rsidRPr="00AC3B7C" w:rsidRDefault="00AC3B7C" w:rsidP="00AC3B7C">
      <w:pPr>
        <w:numPr>
          <w:ilvl w:val="0"/>
          <w:numId w:val="5"/>
        </w:numPr>
        <w:rPr>
          <w:rFonts w:ascii="Verdana" w:hAnsi="Verdana"/>
          <w:noProof/>
          <w:sz w:val="26"/>
          <w:szCs w:val="26"/>
        </w:rPr>
      </w:pPr>
      <w:r w:rsidRPr="00AC3B7C">
        <w:rPr>
          <w:rFonts w:ascii="Verdana" w:hAnsi="Verdana"/>
          <w:b/>
          <w:bCs/>
          <w:noProof/>
          <w:sz w:val="26"/>
          <w:szCs w:val="26"/>
        </w:rPr>
        <w:t>Step 5</w:t>
      </w:r>
      <w:r w:rsidRPr="00AC3B7C">
        <w:rPr>
          <w:rFonts w:ascii="Verdana" w:hAnsi="Verdana"/>
          <w:noProof/>
          <w:sz w:val="26"/>
          <w:szCs w:val="26"/>
        </w:rPr>
        <w:t xml:space="preserve"> – Stop</w:t>
      </w:r>
    </w:p>
    <w:p w14:paraId="0CA6617D" w14:textId="77777777" w:rsidR="00AC3B7C" w:rsidRPr="00AC3B7C" w:rsidRDefault="00AC3B7C" w:rsidP="00AC3B7C">
      <w:pPr>
        <w:rPr>
          <w:rFonts w:ascii="Verdana" w:hAnsi="Verdana"/>
          <w:noProof/>
          <w:sz w:val="26"/>
          <w:szCs w:val="26"/>
        </w:rPr>
      </w:pPr>
      <w:r w:rsidRPr="00AC3B7C">
        <w:rPr>
          <w:rFonts w:ascii="Verdana" w:hAnsi="Verdana"/>
          <w:noProof/>
          <w:sz w:val="26"/>
          <w:szCs w:val="26"/>
        </w:rPr>
        <w:t> </w:t>
      </w:r>
    </w:p>
    <w:p w14:paraId="65F6B314"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br/>
        <w:t>Method 3: Using Ternary Operator</w:t>
      </w:r>
    </w:p>
    <w:p w14:paraId="4440E8B9" w14:textId="77777777" w:rsidR="00AC3B7C" w:rsidRPr="00AC3B7C" w:rsidRDefault="00AC3B7C" w:rsidP="00AC3B7C">
      <w:pPr>
        <w:rPr>
          <w:rFonts w:ascii="Verdana" w:hAnsi="Verdana"/>
          <w:noProof/>
          <w:sz w:val="26"/>
          <w:szCs w:val="26"/>
        </w:rPr>
      </w:pPr>
      <w:r w:rsidRPr="00AC3B7C">
        <w:rPr>
          <w:rFonts w:ascii="Verdana" w:hAnsi="Verdana"/>
          <w:noProof/>
          <w:sz w:val="26"/>
          <w:szCs w:val="26"/>
        </w:rPr>
        <w:t>This method uses a ternary operator to check whether a number is Positive or Negative.</w:t>
      </w:r>
    </w:p>
    <w:p w14:paraId="092CCE9D" w14:textId="77777777" w:rsidR="00AC3B7C" w:rsidRPr="00AC3B7C" w:rsidRDefault="00AC3B7C" w:rsidP="00AC3B7C">
      <w:pPr>
        <w:rPr>
          <w:rFonts w:ascii="Verdana" w:hAnsi="Verdana"/>
          <w:noProof/>
          <w:sz w:val="26"/>
          <w:szCs w:val="26"/>
        </w:rPr>
      </w:pPr>
      <w:r w:rsidRPr="00AC3B7C">
        <w:rPr>
          <w:rFonts w:ascii="Verdana" w:hAnsi="Verdana"/>
          <w:b/>
          <w:bCs/>
          <w:noProof/>
          <w:sz w:val="26"/>
          <w:szCs w:val="26"/>
        </w:rPr>
        <w:t>Ternary Operator Syntax</w:t>
      </w:r>
      <w:r w:rsidRPr="00AC3B7C">
        <w:rPr>
          <w:rFonts w:ascii="Verdana" w:hAnsi="Verdana"/>
          <w:noProof/>
          <w:sz w:val="26"/>
          <w:szCs w:val="26"/>
        </w:rPr>
        <w:t>( Condition ) ? ( if True : Action) : ( if False : Action) ;</w:t>
      </w:r>
    </w:p>
    <w:p w14:paraId="16FF0281"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Java code</w:t>
      </w:r>
    </w:p>
    <w:p w14:paraId="500FBB72" w14:textId="77777777" w:rsidR="00AC3B7C" w:rsidRPr="00AC3B7C" w:rsidRDefault="00AC3B7C" w:rsidP="00AC3B7C">
      <w:pPr>
        <w:rPr>
          <w:rFonts w:ascii="Verdana" w:hAnsi="Verdana"/>
          <w:noProof/>
          <w:sz w:val="26"/>
          <w:szCs w:val="26"/>
        </w:rPr>
      </w:pPr>
      <w:r w:rsidRPr="00AC3B7C">
        <w:rPr>
          <w:rFonts w:ascii="Verdana" w:hAnsi="Verdana"/>
          <w:noProof/>
          <w:sz w:val="26"/>
          <w:szCs w:val="26"/>
        </w:rPr>
        <w:t>Run</w:t>
      </w:r>
    </w:p>
    <w:p w14:paraId="0696E12E" w14:textId="77777777" w:rsidR="00AC3B7C" w:rsidRPr="00AC3B7C" w:rsidRDefault="00AC3B7C" w:rsidP="00AC3B7C">
      <w:pPr>
        <w:rPr>
          <w:rFonts w:ascii="Verdana" w:hAnsi="Verdana"/>
          <w:noProof/>
          <w:sz w:val="26"/>
          <w:szCs w:val="26"/>
        </w:rPr>
      </w:pPr>
      <w:r w:rsidRPr="00AC3B7C">
        <w:rPr>
          <w:rFonts w:ascii="Verdana" w:hAnsi="Verdana"/>
          <w:noProof/>
          <w:sz w:val="26"/>
          <w:szCs w:val="26"/>
        </w:rPr>
        <w:t>//Using Ternary Operator</w:t>
      </w:r>
    </w:p>
    <w:p w14:paraId="6549503D" w14:textId="77777777" w:rsidR="00AC3B7C" w:rsidRPr="00AC3B7C" w:rsidRDefault="00AC3B7C" w:rsidP="00AC3B7C">
      <w:pPr>
        <w:rPr>
          <w:rFonts w:ascii="Verdana" w:hAnsi="Verdana"/>
          <w:noProof/>
          <w:sz w:val="26"/>
          <w:szCs w:val="26"/>
        </w:rPr>
      </w:pPr>
      <w:r w:rsidRPr="00AC3B7C">
        <w:rPr>
          <w:rFonts w:ascii="Verdana" w:hAnsi="Verdana"/>
          <w:noProof/>
          <w:sz w:val="26"/>
          <w:szCs w:val="26"/>
        </w:rPr>
        <w:t>class Main</w:t>
      </w:r>
    </w:p>
    <w:p w14:paraId="48982CA5" w14:textId="77777777" w:rsidR="00AC3B7C" w:rsidRPr="00AC3B7C" w:rsidRDefault="00AC3B7C" w:rsidP="00AC3B7C">
      <w:pPr>
        <w:rPr>
          <w:rFonts w:ascii="Verdana" w:hAnsi="Verdana"/>
          <w:noProof/>
          <w:sz w:val="26"/>
          <w:szCs w:val="26"/>
        </w:rPr>
      </w:pPr>
      <w:r w:rsidRPr="00AC3B7C">
        <w:rPr>
          <w:rFonts w:ascii="Verdana" w:hAnsi="Verdana"/>
          <w:noProof/>
          <w:sz w:val="26"/>
          <w:szCs w:val="26"/>
        </w:rPr>
        <w:t>{</w:t>
      </w:r>
    </w:p>
    <w:p w14:paraId="10F592C8"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public static void main (String[]args)</w:t>
      </w:r>
    </w:p>
    <w:p w14:paraId="380CB828"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5B01A488" w14:textId="77777777" w:rsidR="00AC3B7C" w:rsidRPr="00AC3B7C" w:rsidRDefault="00AC3B7C" w:rsidP="00AC3B7C">
      <w:pPr>
        <w:rPr>
          <w:rFonts w:ascii="Verdana" w:hAnsi="Verdana"/>
          <w:noProof/>
          <w:sz w:val="26"/>
          <w:szCs w:val="26"/>
        </w:rPr>
      </w:pPr>
    </w:p>
    <w:p w14:paraId="6911D29D"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int num = 0;</w:t>
      </w:r>
    </w:p>
    <w:p w14:paraId="6BC9CFBD" w14:textId="77777777" w:rsidR="00AC3B7C" w:rsidRPr="00AC3B7C" w:rsidRDefault="00AC3B7C" w:rsidP="00AC3B7C">
      <w:pPr>
        <w:rPr>
          <w:rFonts w:ascii="Verdana" w:hAnsi="Verdana"/>
          <w:noProof/>
          <w:sz w:val="26"/>
          <w:szCs w:val="26"/>
        </w:rPr>
      </w:pPr>
    </w:p>
    <w:p w14:paraId="3833656B"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//Condition to check if the number is negative or positive</w:t>
      </w:r>
    </w:p>
    <w:p w14:paraId="26C6991B" w14:textId="77777777" w:rsidR="00AC3B7C" w:rsidRPr="00AC3B7C" w:rsidRDefault="00AC3B7C" w:rsidP="00AC3B7C">
      <w:pPr>
        <w:rPr>
          <w:rFonts w:ascii="Verdana" w:hAnsi="Verdana"/>
          <w:noProof/>
          <w:sz w:val="26"/>
          <w:szCs w:val="26"/>
        </w:rPr>
      </w:pPr>
    </w:p>
    <w:p w14:paraId="2BEC757B"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if (num == 0)</w:t>
      </w:r>
    </w:p>
    <w:p w14:paraId="2963ACE7"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6FECDCC0" w14:textId="77777777" w:rsidR="00AC3B7C" w:rsidRPr="00AC3B7C" w:rsidRDefault="00AC3B7C" w:rsidP="00AC3B7C">
      <w:pPr>
        <w:rPr>
          <w:rFonts w:ascii="Verdana" w:hAnsi="Verdana"/>
          <w:noProof/>
          <w:sz w:val="26"/>
          <w:szCs w:val="26"/>
        </w:rPr>
      </w:pPr>
      <w:r w:rsidRPr="00AC3B7C">
        <w:rPr>
          <w:rFonts w:ascii="Verdana" w:hAnsi="Verdana"/>
          <w:noProof/>
          <w:sz w:val="26"/>
          <w:szCs w:val="26"/>
        </w:rPr>
        <w:tab/>
        <w:t xml:space="preserve">    System.out.println ("Zero");</w:t>
      </w:r>
    </w:p>
    <w:p w14:paraId="6CDDB2D9"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10232DD7"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30A24016" w14:textId="77777777" w:rsidR="00AC3B7C" w:rsidRPr="00AC3B7C" w:rsidRDefault="00AC3B7C" w:rsidP="00AC3B7C">
      <w:pPr>
        <w:rPr>
          <w:rFonts w:ascii="Verdana" w:hAnsi="Verdana"/>
          <w:noProof/>
          <w:sz w:val="26"/>
          <w:szCs w:val="26"/>
        </w:rPr>
      </w:pPr>
      <w:r w:rsidRPr="00AC3B7C">
        <w:rPr>
          <w:rFonts w:ascii="Verdana" w:hAnsi="Verdana"/>
          <w:noProof/>
          <w:sz w:val="26"/>
          <w:szCs w:val="26"/>
        </w:rPr>
        <w:lastRenderedPageBreak/>
        <w:t xml:space="preserve">    else{</w:t>
      </w:r>
    </w:p>
    <w:p w14:paraId="5B81618F"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String result = num &gt; 0 ? "The number is positive" : "The number is negative";</w:t>
      </w:r>
    </w:p>
    <w:p w14:paraId="0D88956D"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System.out.println (result);</w:t>
      </w:r>
    </w:p>
    <w:p w14:paraId="4BD92E58"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65D3C533"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  }</w:t>
      </w:r>
    </w:p>
    <w:p w14:paraId="08413090" w14:textId="77777777" w:rsidR="00AC3B7C" w:rsidRPr="00AC3B7C" w:rsidRDefault="00AC3B7C" w:rsidP="00AC3B7C">
      <w:pPr>
        <w:rPr>
          <w:rFonts w:ascii="Verdana" w:hAnsi="Verdana"/>
          <w:noProof/>
          <w:sz w:val="26"/>
          <w:szCs w:val="26"/>
        </w:rPr>
      </w:pPr>
      <w:r w:rsidRPr="00AC3B7C">
        <w:rPr>
          <w:rFonts w:ascii="Verdana" w:hAnsi="Verdana"/>
          <w:noProof/>
          <w:sz w:val="26"/>
          <w:szCs w:val="26"/>
        </w:rPr>
        <w:t>}</w:t>
      </w:r>
    </w:p>
    <w:p w14:paraId="47F0C187"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br/>
        <w:t>Output</w:t>
      </w:r>
    </w:p>
    <w:p w14:paraId="7A3D413D" w14:textId="77777777" w:rsidR="00AC3B7C" w:rsidRPr="00AC3B7C" w:rsidRDefault="00AC3B7C" w:rsidP="00AC3B7C">
      <w:pPr>
        <w:rPr>
          <w:rFonts w:ascii="Verdana" w:hAnsi="Verdana"/>
          <w:noProof/>
          <w:sz w:val="26"/>
          <w:szCs w:val="26"/>
        </w:rPr>
      </w:pPr>
      <w:r w:rsidRPr="00AC3B7C">
        <w:rPr>
          <w:rFonts w:ascii="Verdana" w:hAnsi="Verdana"/>
          <w:noProof/>
          <w:sz w:val="26"/>
          <w:szCs w:val="26"/>
        </w:rPr>
        <w:t>Zero</w:t>
      </w:r>
    </w:p>
    <w:p w14:paraId="1AFCC244" w14:textId="77777777" w:rsidR="00AC3B7C" w:rsidRPr="00AC3B7C" w:rsidRDefault="00AC3B7C" w:rsidP="00AC3B7C">
      <w:pPr>
        <w:rPr>
          <w:rFonts w:ascii="Verdana" w:hAnsi="Verdana"/>
          <w:b/>
          <w:bCs/>
          <w:noProof/>
          <w:sz w:val="26"/>
          <w:szCs w:val="26"/>
        </w:rPr>
      </w:pPr>
      <w:r w:rsidRPr="00AC3B7C">
        <w:rPr>
          <w:rFonts w:ascii="Verdana" w:hAnsi="Verdana"/>
          <w:b/>
          <w:bCs/>
          <w:noProof/>
          <w:sz w:val="26"/>
          <w:szCs w:val="26"/>
        </w:rPr>
        <w:t>Algorithm</w:t>
      </w:r>
    </w:p>
    <w:p w14:paraId="6DB55CFA" w14:textId="77777777" w:rsidR="00AC3B7C" w:rsidRPr="00AC3B7C" w:rsidRDefault="00AC3B7C" w:rsidP="00AC3B7C">
      <w:pPr>
        <w:rPr>
          <w:rFonts w:ascii="Verdana" w:hAnsi="Verdana"/>
          <w:noProof/>
          <w:sz w:val="26"/>
          <w:szCs w:val="26"/>
        </w:rPr>
      </w:pPr>
      <w:r w:rsidRPr="00AC3B7C">
        <w:rPr>
          <w:rFonts w:ascii="Verdana" w:hAnsi="Verdana"/>
          <w:noProof/>
          <w:sz w:val="26"/>
          <w:szCs w:val="26"/>
        </w:rPr>
        <w:t xml:space="preserve">This method uses a ternary operator to check whether a number is Positive or Negative. The Algorithm for the above code is as follows, </w:t>
      </w:r>
    </w:p>
    <w:p w14:paraId="61BCDE73" w14:textId="77777777" w:rsidR="00AC3B7C" w:rsidRPr="00AC3B7C" w:rsidRDefault="00AC3B7C" w:rsidP="00AC3B7C">
      <w:pPr>
        <w:rPr>
          <w:rFonts w:ascii="Verdana" w:hAnsi="Verdana"/>
          <w:noProof/>
          <w:sz w:val="26"/>
          <w:szCs w:val="26"/>
        </w:rPr>
      </w:pPr>
      <w:r w:rsidRPr="00AC3B7C">
        <w:rPr>
          <w:rFonts w:ascii="Verdana" w:hAnsi="Verdana"/>
          <w:noProof/>
          <w:sz w:val="26"/>
          <w:szCs w:val="26"/>
        </w:rPr>
        <w:t>LearnMath</w:t>
      </w:r>
    </w:p>
    <w:p w14:paraId="25AED6E4" w14:textId="77777777" w:rsidR="00AC3B7C" w:rsidRPr="00AC3B7C" w:rsidRDefault="00AC3B7C" w:rsidP="00AC3B7C">
      <w:pPr>
        <w:numPr>
          <w:ilvl w:val="0"/>
          <w:numId w:val="6"/>
        </w:numPr>
        <w:rPr>
          <w:rFonts w:ascii="Verdana" w:hAnsi="Verdana"/>
          <w:noProof/>
          <w:sz w:val="26"/>
          <w:szCs w:val="26"/>
        </w:rPr>
      </w:pPr>
      <w:r w:rsidRPr="00AC3B7C">
        <w:rPr>
          <w:rFonts w:ascii="Verdana" w:hAnsi="Verdana"/>
          <w:b/>
          <w:bCs/>
          <w:noProof/>
          <w:sz w:val="26"/>
          <w:szCs w:val="26"/>
        </w:rPr>
        <w:t>Step 1</w:t>
      </w:r>
      <w:r w:rsidRPr="00AC3B7C">
        <w:rPr>
          <w:rFonts w:ascii="Verdana" w:hAnsi="Verdana"/>
          <w:noProof/>
          <w:sz w:val="26"/>
          <w:szCs w:val="26"/>
        </w:rPr>
        <w:t xml:space="preserve"> – Start</w:t>
      </w:r>
    </w:p>
    <w:p w14:paraId="3F76BEFF" w14:textId="77777777" w:rsidR="00AC3B7C" w:rsidRPr="00AC3B7C" w:rsidRDefault="00AC3B7C" w:rsidP="00AC3B7C">
      <w:pPr>
        <w:numPr>
          <w:ilvl w:val="0"/>
          <w:numId w:val="6"/>
        </w:numPr>
        <w:rPr>
          <w:rFonts w:ascii="Verdana" w:hAnsi="Verdana"/>
          <w:noProof/>
          <w:sz w:val="26"/>
          <w:szCs w:val="26"/>
        </w:rPr>
      </w:pPr>
      <w:r w:rsidRPr="00AC3B7C">
        <w:rPr>
          <w:rFonts w:ascii="Verdana" w:hAnsi="Verdana"/>
          <w:b/>
          <w:bCs/>
          <w:noProof/>
          <w:sz w:val="26"/>
          <w:szCs w:val="26"/>
        </w:rPr>
        <w:t>Step 2</w:t>
      </w:r>
      <w:r w:rsidRPr="00AC3B7C">
        <w:rPr>
          <w:rFonts w:ascii="Verdana" w:hAnsi="Verdana"/>
          <w:noProof/>
          <w:sz w:val="26"/>
          <w:szCs w:val="26"/>
        </w:rPr>
        <w:t xml:space="preserve"> – Insert the number.</w:t>
      </w:r>
    </w:p>
    <w:p w14:paraId="498A1221" w14:textId="77777777" w:rsidR="00AC3B7C" w:rsidRPr="00AC3B7C" w:rsidRDefault="00AC3B7C" w:rsidP="00AC3B7C">
      <w:pPr>
        <w:numPr>
          <w:ilvl w:val="0"/>
          <w:numId w:val="6"/>
        </w:numPr>
        <w:rPr>
          <w:rFonts w:ascii="Verdana" w:hAnsi="Verdana"/>
          <w:noProof/>
          <w:sz w:val="26"/>
          <w:szCs w:val="26"/>
        </w:rPr>
      </w:pPr>
      <w:r w:rsidRPr="00AC3B7C">
        <w:rPr>
          <w:rFonts w:ascii="Verdana" w:hAnsi="Verdana"/>
          <w:b/>
          <w:bCs/>
          <w:noProof/>
          <w:sz w:val="26"/>
          <w:szCs w:val="26"/>
        </w:rPr>
        <w:t>Step 3</w:t>
      </w:r>
      <w:r w:rsidRPr="00AC3B7C">
        <w:rPr>
          <w:rFonts w:ascii="Verdana" w:hAnsi="Verdana"/>
          <w:noProof/>
          <w:sz w:val="26"/>
          <w:szCs w:val="26"/>
        </w:rPr>
        <w:t xml:space="preserve"> – If number is equal to zero, Print Number is Zero</w:t>
      </w:r>
    </w:p>
    <w:p w14:paraId="50E65F7E" w14:textId="77777777" w:rsidR="00AC3B7C" w:rsidRPr="00AC3B7C" w:rsidRDefault="00AC3B7C" w:rsidP="00AC3B7C">
      <w:pPr>
        <w:numPr>
          <w:ilvl w:val="0"/>
          <w:numId w:val="6"/>
        </w:numPr>
        <w:rPr>
          <w:rFonts w:ascii="Verdana" w:hAnsi="Verdana"/>
          <w:noProof/>
          <w:sz w:val="26"/>
          <w:szCs w:val="26"/>
        </w:rPr>
      </w:pPr>
      <w:r w:rsidRPr="00AC3B7C">
        <w:rPr>
          <w:rFonts w:ascii="Verdana" w:hAnsi="Verdana"/>
          <w:b/>
          <w:bCs/>
          <w:noProof/>
          <w:sz w:val="26"/>
          <w:szCs w:val="26"/>
        </w:rPr>
        <w:t>Step 4</w:t>
      </w:r>
      <w:r w:rsidRPr="00AC3B7C">
        <w:rPr>
          <w:rFonts w:ascii="Verdana" w:hAnsi="Verdana"/>
          <w:noProof/>
          <w:sz w:val="26"/>
          <w:szCs w:val="26"/>
        </w:rPr>
        <w:t xml:space="preserve"> – Else do following – (num &gt; 0) ? cout &lt;&lt; “Positive”: cout &lt;&lt; “Negative”;</w:t>
      </w:r>
    </w:p>
    <w:p w14:paraId="30EA4701" w14:textId="77777777" w:rsidR="00AC3B7C" w:rsidRPr="00AC3B7C" w:rsidRDefault="00AC3B7C" w:rsidP="00AC3B7C">
      <w:pPr>
        <w:numPr>
          <w:ilvl w:val="0"/>
          <w:numId w:val="6"/>
        </w:numPr>
        <w:rPr>
          <w:rFonts w:ascii="Verdana" w:hAnsi="Verdana"/>
          <w:noProof/>
          <w:sz w:val="26"/>
          <w:szCs w:val="26"/>
        </w:rPr>
      </w:pPr>
      <w:r w:rsidRPr="00AC3B7C">
        <w:rPr>
          <w:rFonts w:ascii="Verdana" w:hAnsi="Verdana"/>
          <w:b/>
          <w:bCs/>
          <w:noProof/>
          <w:sz w:val="26"/>
          <w:szCs w:val="26"/>
        </w:rPr>
        <w:t>Step 5</w:t>
      </w:r>
      <w:r w:rsidRPr="00AC3B7C">
        <w:rPr>
          <w:rFonts w:ascii="Verdana" w:hAnsi="Verdana"/>
          <w:noProof/>
          <w:sz w:val="26"/>
          <w:szCs w:val="26"/>
        </w:rPr>
        <w:t xml:space="preserve"> – Stop</w:t>
      </w:r>
    </w:p>
    <w:p w14:paraId="6988713F" w14:textId="77777777" w:rsidR="00AC3B7C" w:rsidRDefault="00AC3B7C">
      <w:pPr>
        <w:rPr>
          <w:rFonts w:ascii="Verdana" w:hAnsi="Verdana"/>
          <w:noProof/>
          <w:sz w:val="26"/>
          <w:szCs w:val="26"/>
        </w:rPr>
      </w:pPr>
    </w:p>
    <w:p w14:paraId="2D9C4941" w14:textId="77777777" w:rsidR="00AC3B7C" w:rsidRDefault="00AC3B7C">
      <w:pPr>
        <w:rPr>
          <w:rFonts w:ascii="Verdana" w:hAnsi="Verdana"/>
          <w:noProof/>
          <w:sz w:val="26"/>
          <w:szCs w:val="26"/>
        </w:rPr>
      </w:pPr>
    </w:p>
    <w:p w14:paraId="71918B43" w14:textId="77777777" w:rsidR="00AC3B7C" w:rsidRPr="00AC3B7C" w:rsidRDefault="00AC3B7C">
      <w:pPr>
        <w:rPr>
          <w:rFonts w:ascii="Verdana" w:hAnsi="Verdana"/>
          <w:sz w:val="26"/>
          <w:szCs w:val="26"/>
        </w:rPr>
      </w:pPr>
    </w:p>
    <w:sectPr w:rsidR="00AC3B7C" w:rsidRPr="00AC3B7C" w:rsidSect="00AC3B7C">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0384"/>
    <w:multiLevelType w:val="multilevel"/>
    <w:tmpl w:val="2A90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90B1A"/>
    <w:multiLevelType w:val="multilevel"/>
    <w:tmpl w:val="0F1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07894"/>
    <w:multiLevelType w:val="multilevel"/>
    <w:tmpl w:val="0F7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E2EBA"/>
    <w:multiLevelType w:val="multilevel"/>
    <w:tmpl w:val="974A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A2853"/>
    <w:multiLevelType w:val="multilevel"/>
    <w:tmpl w:val="60F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91237"/>
    <w:multiLevelType w:val="multilevel"/>
    <w:tmpl w:val="F68E5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732281">
    <w:abstractNumId w:val="1"/>
  </w:num>
  <w:num w:numId="2" w16cid:durableId="1561793116">
    <w:abstractNumId w:val="2"/>
  </w:num>
  <w:num w:numId="3" w16cid:durableId="693651391">
    <w:abstractNumId w:val="0"/>
  </w:num>
  <w:num w:numId="4" w16cid:durableId="862940593">
    <w:abstractNumId w:val="4"/>
  </w:num>
  <w:num w:numId="5" w16cid:durableId="1606644988">
    <w:abstractNumId w:val="5"/>
  </w:num>
  <w:num w:numId="6" w16cid:durableId="1262029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34"/>
    <w:rsid w:val="00291134"/>
    <w:rsid w:val="005D1F61"/>
    <w:rsid w:val="00AC3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D816"/>
  <w15:chartTrackingRefBased/>
  <w15:docId w15:val="{7C736250-B56C-41FF-9286-B0F0220E1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134"/>
    <w:rPr>
      <w:rFonts w:eastAsiaTheme="majorEastAsia" w:cstheme="majorBidi"/>
      <w:color w:val="272727" w:themeColor="text1" w:themeTint="D8"/>
    </w:rPr>
  </w:style>
  <w:style w:type="paragraph" w:styleId="Title">
    <w:name w:val="Title"/>
    <w:basedOn w:val="Normal"/>
    <w:next w:val="Normal"/>
    <w:link w:val="TitleChar"/>
    <w:uiPriority w:val="10"/>
    <w:qFormat/>
    <w:rsid w:val="00291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134"/>
    <w:pPr>
      <w:spacing w:before="160"/>
      <w:jc w:val="center"/>
    </w:pPr>
    <w:rPr>
      <w:i/>
      <w:iCs/>
      <w:color w:val="404040" w:themeColor="text1" w:themeTint="BF"/>
    </w:rPr>
  </w:style>
  <w:style w:type="character" w:customStyle="1" w:styleId="QuoteChar">
    <w:name w:val="Quote Char"/>
    <w:basedOn w:val="DefaultParagraphFont"/>
    <w:link w:val="Quote"/>
    <w:uiPriority w:val="29"/>
    <w:rsid w:val="00291134"/>
    <w:rPr>
      <w:i/>
      <w:iCs/>
      <w:color w:val="404040" w:themeColor="text1" w:themeTint="BF"/>
    </w:rPr>
  </w:style>
  <w:style w:type="paragraph" w:styleId="ListParagraph">
    <w:name w:val="List Paragraph"/>
    <w:basedOn w:val="Normal"/>
    <w:uiPriority w:val="34"/>
    <w:qFormat/>
    <w:rsid w:val="00291134"/>
    <w:pPr>
      <w:ind w:left="720"/>
      <w:contextualSpacing/>
    </w:pPr>
  </w:style>
  <w:style w:type="character" w:styleId="IntenseEmphasis">
    <w:name w:val="Intense Emphasis"/>
    <w:basedOn w:val="DefaultParagraphFont"/>
    <w:uiPriority w:val="21"/>
    <w:qFormat/>
    <w:rsid w:val="00291134"/>
    <w:rPr>
      <w:i/>
      <w:iCs/>
      <w:color w:val="0F4761" w:themeColor="accent1" w:themeShade="BF"/>
    </w:rPr>
  </w:style>
  <w:style w:type="paragraph" w:styleId="IntenseQuote">
    <w:name w:val="Intense Quote"/>
    <w:basedOn w:val="Normal"/>
    <w:next w:val="Normal"/>
    <w:link w:val="IntenseQuoteChar"/>
    <w:uiPriority w:val="30"/>
    <w:qFormat/>
    <w:rsid w:val="00291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134"/>
    <w:rPr>
      <w:i/>
      <w:iCs/>
      <w:color w:val="0F4761" w:themeColor="accent1" w:themeShade="BF"/>
    </w:rPr>
  </w:style>
  <w:style w:type="character" w:styleId="IntenseReference">
    <w:name w:val="Intense Reference"/>
    <w:basedOn w:val="DefaultParagraphFont"/>
    <w:uiPriority w:val="32"/>
    <w:qFormat/>
    <w:rsid w:val="00291134"/>
    <w:rPr>
      <w:b/>
      <w:bCs/>
      <w:smallCaps/>
      <w:color w:val="0F4761" w:themeColor="accent1" w:themeShade="BF"/>
      <w:spacing w:val="5"/>
    </w:rPr>
  </w:style>
  <w:style w:type="character" w:styleId="Hyperlink">
    <w:name w:val="Hyperlink"/>
    <w:basedOn w:val="DefaultParagraphFont"/>
    <w:uiPriority w:val="99"/>
    <w:unhideWhenUsed/>
    <w:rsid w:val="00AC3B7C"/>
    <w:rPr>
      <w:color w:val="467886" w:themeColor="hyperlink"/>
      <w:u w:val="single"/>
    </w:rPr>
  </w:style>
  <w:style w:type="character" w:styleId="UnresolvedMention">
    <w:name w:val="Unresolved Mention"/>
    <w:basedOn w:val="DefaultParagraphFont"/>
    <w:uiPriority w:val="99"/>
    <w:semiHidden/>
    <w:unhideWhenUsed/>
    <w:rsid w:val="00AC3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45989">
      <w:bodyDiv w:val="1"/>
      <w:marLeft w:val="0"/>
      <w:marRight w:val="0"/>
      <w:marTop w:val="0"/>
      <w:marBottom w:val="0"/>
      <w:divBdr>
        <w:top w:val="none" w:sz="0" w:space="0" w:color="auto"/>
        <w:left w:val="none" w:sz="0" w:space="0" w:color="auto"/>
        <w:bottom w:val="none" w:sz="0" w:space="0" w:color="auto"/>
        <w:right w:val="none" w:sz="0" w:space="0" w:color="auto"/>
      </w:divBdr>
      <w:divsChild>
        <w:div w:id="2029485365">
          <w:marLeft w:val="0"/>
          <w:marRight w:val="0"/>
          <w:marTop w:val="0"/>
          <w:marBottom w:val="300"/>
          <w:divBdr>
            <w:top w:val="none" w:sz="0" w:space="0" w:color="auto"/>
            <w:left w:val="none" w:sz="0" w:space="0" w:color="auto"/>
            <w:bottom w:val="none" w:sz="0" w:space="0" w:color="auto"/>
            <w:right w:val="none" w:sz="0" w:space="0" w:color="auto"/>
          </w:divBdr>
          <w:divsChild>
            <w:div w:id="2145923442">
              <w:marLeft w:val="0"/>
              <w:marRight w:val="0"/>
              <w:marTop w:val="0"/>
              <w:marBottom w:val="0"/>
              <w:divBdr>
                <w:top w:val="none" w:sz="0" w:space="0" w:color="auto"/>
                <w:left w:val="none" w:sz="0" w:space="0" w:color="auto"/>
                <w:bottom w:val="none" w:sz="0" w:space="0" w:color="auto"/>
                <w:right w:val="none" w:sz="0" w:space="0" w:color="auto"/>
              </w:divBdr>
            </w:div>
          </w:divsChild>
        </w:div>
        <w:div w:id="2059932276">
          <w:marLeft w:val="0"/>
          <w:marRight w:val="0"/>
          <w:marTop w:val="0"/>
          <w:marBottom w:val="300"/>
          <w:divBdr>
            <w:top w:val="none" w:sz="0" w:space="0" w:color="auto"/>
            <w:left w:val="none" w:sz="0" w:space="0" w:color="auto"/>
            <w:bottom w:val="none" w:sz="0" w:space="0" w:color="auto"/>
            <w:right w:val="none" w:sz="0" w:space="0" w:color="auto"/>
          </w:divBdr>
          <w:divsChild>
            <w:div w:id="1483421940">
              <w:marLeft w:val="0"/>
              <w:marRight w:val="0"/>
              <w:marTop w:val="0"/>
              <w:marBottom w:val="0"/>
              <w:divBdr>
                <w:top w:val="none" w:sz="0" w:space="0" w:color="auto"/>
                <w:left w:val="none" w:sz="0" w:space="0" w:color="auto"/>
                <w:bottom w:val="none" w:sz="0" w:space="0" w:color="auto"/>
                <w:right w:val="none" w:sz="0" w:space="0" w:color="auto"/>
              </w:divBdr>
              <w:divsChild>
                <w:div w:id="1687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86583">
      <w:bodyDiv w:val="1"/>
      <w:marLeft w:val="0"/>
      <w:marRight w:val="0"/>
      <w:marTop w:val="0"/>
      <w:marBottom w:val="0"/>
      <w:divBdr>
        <w:top w:val="none" w:sz="0" w:space="0" w:color="auto"/>
        <w:left w:val="none" w:sz="0" w:space="0" w:color="auto"/>
        <w:bottom w:val="none" w:sz="0" w:space="0" w:color="auto"/>
        <w:right w:val="none" w:sz="0" w:space="0" w:color="auto"/>
      </w:divBdr>
      <w:divsChild>
        <w:div w:id="1944991548">
          <w:marLeft w:val="0"/>
          <w:marRight w:val="0"/>
          <w:marTop w:val="0"/>
          <w:marBottom w:val="300"/>
          <w:divBdr>
            <w:top w:val="none" w:sz="0" w:space="0" w:color="auto"/>
            <w:left w:val="none" w:sz="0" w:space="0" w:color="auto"/>
            <w:bottom w:val="none" w:sz="0" w:space="0" w:color="auto"/>
            <w:right w:val="none" w:sz="0" w:space="0" w:color="auto"/>
          </w:divBdr>
          <w:divsChild>
            <w:div w:id="1297561637">
              <w:marLeft w:val="0"/>
              <w:marRight w:val="0"/>
              <w:marTop w:val="0"/>
              <w:marBottom w:val="0"/>
              <w:divBdr>
                <w:top w:val="none" w:sz="0" w:space="0" w:color="auto"/>
                <w:left w:val="none" w:sz="0" w:space="0" w:color="auto"/>
                <w:bottom w:val="none" w:sz="0" w:space="0" w:color="auto"/>
                <w:right w:val="none" w:sz="0" w:space="0" w:color="auto"/>
              </w:divBdr>
            </w:div>
          </w:divsChild>
        </w:div>
        <w:div w:id="1890147922">
          <w:marLeft w:val="0"/>
          <w:marRight w:val="0"/>
          <w:marTop w:val="0"/>
          <w:marBottom w:val="300"/>
          <w:divBdr>
            <w:top w:val="none" w:sz="0" w:space="0" w:color="auto"/>
            <w:left w:val="none" w:sz="0" w:space="0" w:color="auto"/>
            <w:bottom w:val="none" w:sz="0" w:space="0" w:color="auto"/>
            <w:right w:val="none" w:sz="0" w:space="0" w:color="auto"/>
          </w:divBdr>
          <w:divsChild>
            <w:div w:id="1849756212">
              <w:marLeft w:val="0"/>
              <w:marRight w:val="0"/>
              <w:marTop w:val="0"/>
              <w:marBottom w:val="0"/>
              <w:divBdr>
                <w:top w:val="none" w:sz="0" w:space="0" w:color="auto"/>
                <w:left w:val="none" w:sz="0" w:space="0" w:color="auto"/>
                <w:bottom w:val="none" w:sz="0" w:space="0" w:color="auto"/>
                <w:right w:val="none" w:sz="0" w:space="0" w:color="auto"/>
              </w:divBdr>
              <w:divsChild>
                <w:div w:id="594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59698">
      <w:bodyDiv w:val="1"/>
      <w:marLeft w:val="0"/>
      <w:marRight w:val="0"/>
      <w:marTop w:val="0"/>
      <w:marBottom w:val="0"/>
      <w:divBdr>
        <w:top w:val="none" w:sz="0" w:space="0" w:color="auto"/>
        <w:left w:val="none" w:sz="0" w:space="0" w:color="auto"/>
        <w:bottom w:val="none" w:sz="0" w:space="0" w:color="auto"/>
        <w:right w:val="none" w:sz="0" w:space="0" w:color="auto"/>
      </w:divBdr>
      <w:divsChild>
        <w:div w:id="580796290">
          <w:marLeft w:val="0"/>
          <w:marRight w:val="0"/>
          <w:marTop w:val="0"/>
          <w:marBottom w:val="0"/>
          <w:divBdr>
            <w:top w:val="none" w:sz="0" w:space="0" w:color="auto"/>
            <w:left w:val="none" w:sz="0" w:space="0" w:color="auto"/>
            <w:bottom w:val="none" w:sz="0" w:space="0" w:color="auto"/>
            <w:right w:val="none" w:sz="0" w:space="0" w:color="auto"/>
          </w:divBdr>
          <w:divsChild>
            <w:div w:id="1345985074">
              <w:marLeft w:val="0"/>
              <w:marRight w:val="0"/>
              <w:marTop w:val="0"/>
              <w:marBottom w:val="0"/>
              <w:divBdr>
                <w:top w:val="none" w:sz="0" w:space="0" w:color="auto"/>
                <w:left w:val="none" w:sz="0" w:space="0" w:color="auto"/>
                <w:bottom w:val="none" w:sz="0" w:space="0" w:color="auto"/>
                <w:right w:val="none" w:sz="0" w:space="0" w:color="auto"/>
              </w:divBdr>
              <w:divsChild>
                <w:div w:id="25565751">
                  <w:marLeft w:val="0"/>
                  <w:marRight w:val="0"/>
                  <w:marTop w:val="0"/>
                  <w:marBottom w:val="0"/>
                  <w:divBdr>
                    <w:top w:val="none" w:sz="0" w:space="0" w:color="auto"/>
                    <w:left w:val="none" w:sz="0" w:space="0" w:color="auto"/>
                    <w:bottom w:val="none" w:sz="0" w:space="0" w:color="auto"/>
                    <w:right w:val="none" w:sz="0" w:space="0" w:color="auto"/>
                  </w:divBdr>
                  <w:divsChild>
                    <w:div w:id="598025308">
                      <w:marLeft w:val="0"/>
                      <w:marRight w:val="0"/>
                      <w:marTop w:val="0"/>
                      <w:marBottom w:val="300"/>
                      <w:divBdr>
                        <w:top w:val="none" w:sz="0" w:space="0" w:color="auto"/>
                        <w:left w:val="none" w:sz="0" w:space="0" w:color="auto"/>
                        <w:bottom w:val="none" w:sz="0" w:space="0" w:color="auto"/>
                        <w:right w:val="none" w:sz="0" w:space="0" w:color="auto"/>
                      </w:divBdr>
                      <w:divsChild>
                        <w:div w:id="94785189">
                          <w:marLeft w:val="0"/>
                          <w:marRight w:val="0"/>
                          <w:marTop w:val="0"/>
                          <w:marBottom w:val="0"/>
                          <w:divBdr>
                            <w:top w:val="none" w:sz="0" w:space="0" w:color="auto"/>
                            <w:left w:val="none" w:sz="0" w:space="0" w:color="auto"/>
                            <w:bottom w:val="none" w:sz="0" w:space="0" w:color="auto"/>
                            <w:right w:val="none" w:sz="0" w:space="0" w:color="auto"/>
                          </w:divBdr>
                        </w:div>
                      </w:divsChild>
                    </w:div>
                    <w:div w:id="16117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6805">
              <w:marLeft w:val="0"/>
              <w:marRight w:val="0"/>
              <w:marTop w:val="0"/>
              <w:marBottom w:val="0"/>
              <w:divBdr>
                <w:top w:val="none" w:sz="0" w:space="0" w:color="auto"/>
                <w:left w:val="none" w:sz="0" w:space="0" w:color="auto"/>
                <w:bottom w:val="none" w:sz="0" w:space="0" w:color="auto"/>
                <w:right w:val="none" w:sz="0" w:space="0" w:color="auto"/>
              </w:divBdr>
              <w:divsChild>
                <w:div w:id="1765953770">
                  <w:marLeft w:val="0"/>
                  <w:marRight w:val="0"/>
                  <w:marTop w:val="0"/>
                  <w:marBottom w:val="0"/>
                  <w:divBdr>
                    <w:top w:val="none" w:sz="0" w:space="0" w:color="auto"/>
                    <w:left w:val="none" w:sz="0" w:space="0" w:color="auto"/>
                    <w:bottom w:val="none" w:sz="0" w:space="0" w:color="auto"/>
                    <w:right w:val="none" w:sz="0" w:space="0" w:color="auto"/>
                  </w:divBdr>
                  <w:divsChild>
                    <w:div w:id="1510292427">
                      <w:marLeft w:val="0"/>
                      <w:marRight w:val="0"/>
                      <w:marTop w:val="0"/>
                      <w:marBottom w:val="0"/>
                      <w:divBdr>
                        <w:top w:val="none" w:sz="0" w:space="0" w:color="auto"/>
                        <w:left w:val="none" w:sz="0" w:space="0" w:color="auto"/>
                        <w:bottom w:val="none" w:sz="0" w:space="0" w:color="auto"/>
                        <w:right w:val="none" w:sz="0" w:space="0" w:color="auto"/>
                      </w:divBdr>
                      <w:divsChild>
                        <w:div w:id="1779831041">
                          <w:marLeft w:val="0"/>
                          <w:marRight w:val="0"/>
                          <w:marTop w:val="0"/>
                          <w:marBottom w:val="0"/>
                          <w:divBdr>
                            <w:top w:val="none" w:sz="0" w:space="0" w:color="auto"/>
                            <w:left w:val="none" w:sz="0" w:space="0" w:color="auto"/>
                            <w:bottom w:val="none" w:sz="0" w:space="0" w:color="auto"/>
                            <w:right w:val="none" w:sz="0" w:space="0" w:color="auto"/>
                          </w:divBdr>
                          <w:divsChild>
                            <w:div w:id="738746998">
                              <w:marLeft w:val="0"/>
                              <w:marRight w:val="0"/>
                              <w:marTop w:val="0"/>
                              <w:marBottom w:val="0"/>
                              <w:divBdr>
                                <w:top w:val="none" w:sz="0" w:space="0" w:color="auto"/>
                                <w:left w:val="none" w:sz="0" w:space="0" w:color="auto"/>
                                <w:bottom w:val="none" w:sz="0" w:space="0" w:color="auto"/>
                                <w:right w:val="none" w:sz="0" w:space="0" w:color="auto"/>
                              </w:divBdr>
                              <w:divsChild>
                                <w:div w:id="162550214">
                                  <w:marLeft w:val="0"/>
                                  <w:marRight w:val="0"/>
                                  <w:marTop w:val="0"/>
                                  <w:marBottom w:val="0"/>
                                  <w:divBdr>
                                    <w:top w:val="single" w:sz="6" w:space="0" w:color="D5D8DC"/>
                                    <w:left w:val="single" w:sz="6" w:space="0" w:color="D5D8DC"/>
                                    <w:bottom w:val="single" w:sz="6" w:space="0" w:color="D5D8DC"/>
                                    <w:right w:val="single" w:sz="6" w:space="0" w:color="D5D8DC"/>
                                  </w:divBdr>
                                  <w:divsChild>
                                    <w:div w:id="53820172">
                                      <w:marLeft w:val="0"/>
                                      <w:marRight w:val="0"/>
                                      <w:marTop w:val="0"/>
                                      <w:marBottom w:val="0"/>
                                      <w:divBdr>
                                        <w:top w:val="none" w:sz="0" w:space="0" w:color="auto"/>
                                        <w:left w:val="none" w:sz="0" w:space="0" w:color="auto"/>
                                        <w:bottom w:val="none" w:sz="0" w:space="0" w:color="auto"/>
                                        <w:right w:val="none" w:sz="0" w:space="0" w:color="auto"/>
                                      </w:divBdr>
                                    </w:div>
                                    <w:div w:id="1263076516">
                                      <w:marLeft w:val="0"/>
                                      <w:marRight w:val="0"/>
                                      <w:marTop w:val="0"/>
                                      <w:marBottom w:val="0"/>
                                      <w:divBdr>
                                        <w:top w:val="single" w:sz="6" w:space="11" w:color="D5D8DC"/>
                                        <w:left w:val="none" w:sz="0" w:space="0" w:color="auto"/>
                                        <w:bottom w:val="none" w:sz="0" w:space="0" w:color="auto"/>
                                        <w:right w:val="none" w:sz="0" w:space="0" w:color="auto"/>
                                      </w:divBdr>
                                    </w:div>
                                  </w:divsChild>
                                </w:div>
                              </w:divsChild>
                            </w:div>
                          </w:divsChild>
                        </w:div>
                      </w:divsChild>
                    </w:div>
                  </w:divsChild>
                </w:div>
              </w:divsChild>
            </w:div>
          </w:divsChild>
        </w:div>
        <w:div w:id="1517231205">
          <w:marLeft w:val="0"/>
          <w:marRight w:val="0"/>
          <w:marTop w:val="0"/>
          <w:marBottom w:val="0"/>
          <w:divBdr>
            <w:top w:val="none" w:sz="0" w:space="0" w:color="auto"/>
            <w:left w:val="none" w:sz="0" w:space="0" w:color="auto"/>
            <w:bottom w:val="none" w:sz="0" w:space="0" w:color="auto"/>
            <w:right w:val="none" w:sz="0" w:space="0" w:color="auto"/>
          </w:divBdr>
          <w:divsChild>
            <w:div w:id="2011178402">
              <w:marLeft w:val="0"/>
              <w:marRight w:val="0"/>
              <w:marTop w:val="0"/>
              <w:marBottom w:val="0"/>
              <w:divBdr>
                <w:top w:val="none" w:sz="0" w:space="0" w:color="auto"/>
                <w:left w:val="none" w:sz="0" w:space="0" w:color="auto"/>
                <w:bottom w:val="none" w:sz="0" w:space="0" w:color="auto"/>
                <w:right w:val="none" w:sz="0" w:space="0" w:color="auto"/>
              </w:divBdr>
            </w:div>
          </w:divsChild>
        </w:div>
        <w:div w:id="776603285">
          <w:marLeft w:val="0"/>
          <w:marRight w:val="0"/>
          <w:marTop w:val="0"/>
          <w:marBottom w:val="0"/>
          <w:divBdr>
            <w:top w:val="none" w:sz="0" w:space="0" w:color="auto"/>
            <w:left w:val="none" w:sz="0" w:space="0" w:color="auto"/>
            <w:bottom w:val="none" w:sz="0" w:space="0" w:color="auto"/>
            <w:right w:val="none" w:sz="0" w:space="0" w:color="auto"/>
          </w:divBdr>
          <w:divsChild>
            <w:div w:id="2051109313">
              <w:marLeft w:val="0"/>
              <w:marRight w:val="0"/>
              <w:marTop w:val="0"/>
              <w:marBottom w:val="0"/>
              <w:divBdr>
                <w:top w:val="none" w:sz="0" w:space="0" w:color="auto"/>
                <w:left w:val="none" w:sz="0" w:space="0" w:color="auto"/>
                <w:bottom w:val="none" w:sz="0" w:space="0" w:color="auto"/>
                <w:right w:val="none" w:sz="0" w:space="0" w:color="auto"/>
              </w:divBdr>
              <w:divsChild>
                <w:div w:id="1567256360">
                  <w:marLeft w:val="0"/>
                  <w:marRight w:val="0"/>
                  <w:marTop w:val="0"/>
                  <w:marBottom w:val="0"/>
                  <w:divBdr>
                    <w:top w:val="none" w:sz="0" w:space="0" w:color="auto"/>
                    <w:left w:val="none" w:sz="0" w:space="0" w:color="auto"/>
                    <w:bottom w:val="none" w:sz="0" w:space="0" w:color="auto"/>
                    <w:right w:val="none" w:sz="0" w:space="0" w:color="auto"/>
                  </w:divBdr>
                  <w:divsChild>
                    <w:div w:id="947932104">
                      <w:marLeft w:val="0"/>
                      <w:marRight w:val="0"/>
                      <w:marTop w:val="0"/>
                      <w:marBottom w:val="300"/>
                      <w:divBdr>
                        <w:top w:val="none" w:sz="0" w:space="0" w:color="auto"/>
                        <w:left w:val="none" w:sz="0" w:space="0" w:color="auto"/>
                        <w:bottom w:val="none" w:sz="0" w:space="0" w:color="auto"/>
                        <w:right w:val="none" w:sz="0" w:space="0" w:color="auto"/>
                      </w:divBdr>
                      <w:divsChild>
                        <w:div w:id="1367632915">
                          <w:marLeft w:val="0"/>
                          <w:marRight w:val="0"/>
                          <w:marTop w:val="0"/>
                          <w:marBottom w:val="0"/>
                          <w:divBdr>
                            <w:top w:val="none" w:sz="0" w:space="0" w:color="auto"/>
                            <w:left w:val="none" w:sz="0" w:space="0" w:color="auto"/>
                            <w:bottom w:val="none" w:sz="0" w:space="0" w:color="auto"/>
                            <w:right w:val="none" w:sz="0" w:space="0" w:color="auto"/>
                          </w:divBdr>
                        </w:div>
                      </w:divsChild>
                    </w:div>
                    <w:div w:id="1720665080">
                      <w:marLeft w:val="0"/>
                      <w:marRight w:val="0"/>
                      <w:marTop w:val="0"/>
                      <w:marBottom w:val="300"/>
                      <w:divBdr>
                        <w:top w:val="none" w:sz="0" w:space="0" w:color="auto"/>
                        <w:left w:val="none" w:sz="0" w:space="0" w:color="auto"/>
                        <w:bottom w:val="none" w:sz="0" w:space="0" w:color="auto"/>
                        <w:right w:val="none" w:sz="0" w:space="0" w:color="auto"/>
                      </w:divBdr>
                      <w:divsChild>
                        <w:div w:id="257449389">
                          <w:marLeft w:val="0"/>
                          <w:marRight w:val="0"/>
                          <w:marTop w:val="0"/>
                          <w:marBottom w:val="0"/>
                          <w:divBdr>
                            <w:top w:val="none" w:sz="0" w:space="0" w:color="auto"/>
                            <w:left w:val="none" w:sz="0" w:space="0" w:color="auto"/>
                            <w:bottom w:val="none" w:sz="0" w:space="0" w:color="auto"/>
                            <w:right w:val="none" w:sz="0" w:space="0" w:color="auto"/>
                          </w:divBdr>
                          <w:divsChild>
                            <w:div w:id="15390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33705">
                      <w:marLeft w:val="0"/>
                      <w:marRight w:val="0"/>
                      <w:marTop w:val="0"/>
                      <w:marBottom w:val="300"/>
                      <w:divBdr>
                        <w:top w:val="none" w:sz="0" w:space="0" w:color="auto"/>
                        <w:left w:val="none" w:sz="0" w:space="0" w:color="auto"/>
                        <w:bottom w:val="none" w:sz="0" w:space="0" w:color="auto"/>
                        <w:right w:val="none" w:sz="0" w:space="0" w:color="auto"/>
                      </w:divBdr>
                      <w:divsChild>
                        <w:div w:id="667488175">
                          <w:marLeft w:val="0"/>
                          <w:marRight w:val="0"/>
                          <w:marTop w:val="0"/>
                          <w:marBottom w:val="0"/>
                          <w:divBdr>
                            <w:top w:val="none" w:sz="0" w:space="0" w:color="auto"/>
                            <w:left w:val="none" w:sz="0" w:space="0" w:color="auto"/>
                            <w:bottom w:val="none" w:sz="0" w:space="0" w:color="auto"/>
                            <w:right w:val="none" w:sz="0" w:space="0" w:color="auto"/>
                          </w:divBdr>
                        </w:div>
                      </w:divsChild>
                    </w:div>
                    <w:div w:id="500120366">
                      <w:marLeft w:val="0"/>
                      <w:marRight w:val="0"/>
                      <w:marTop w:val="0"/>
                      <w:marBottom w:val="300"/>
                      <w:divBdr>
                        <w:top w:val="none" w:sz="0" w:space="0" w:color="auto"/>
                        <w:left w:val="none" w:sz="0" w:space="0" w:color="auto"/>
                        <w:bottom w:val="none" w:sz="0" w:space="0" w:color="auto"/>
                        <w:right w:val="none" w:sz="0" w:space="0" w:color="auto"/>
                      </w:divBdr>
                      <w:divsChild>
                        <w:div w:id="1591624216">
                          <w:marLeft w:val="0"/>
                          <w:marRight w:val="0"/>
                          <w:marTop w:val="0"/>
                          <w:marBottom w:val="0"/>
                          <w:divBdr>
                            <w:top w:val="none" w:sz="0" w:space="0" w:color="auto"/>
                            <w:left w:val="none" w:sz="0" w:space="0" w:color="auto"/>
                            <w:bottom w:val="none" w:sz="0" w:space="0" w:color="auto"/>
                            <w:right w:val="none" w:sz="0" w:space="0" w:color="auto"/>
                          </w:divBdr>
                          <w:divsChild>
                            <w:div w:id="152351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1928">
                      <w:marLeft w:val="0"/>
                      <w:marRight w:val="0"/>
                      <w:marTop w:val="0"/>
                      <w:marBottom w:val="300"/>
                      <w:divBdr>
                        <w:top w:val="none" w:sz="0" w:space="0" w:color="auto"/>
                        <w:left w:val="none" w:sz="0" w:space="0" w:color="auto"/>
                        <w:bottom w:val="none" w:sz="0" w:space="0" w:color="auto"/>
                        <w:right w:val="none" w:sz="0" w:space="0" w:color="auto"/>
                      </w:divBdr>
                      <w:divsChild>
                        <w:div w:id="545995565">
                          <w:marLeft w:val="0"/>
                          <w:marRight w:val="0"/>
                          <w:marTop w:val="0"/>
                          <w:marBottom w:val="0"/>
                          <w:divBdr>
                            <w:top w:val="none" w:sz="0" w:space="0" w:color="auto"/>
                            <w:left w:val="none" w:sz="0" w:space="0" w:color="auto"/>
                            <w:bottom w:val="none" w:sz="0" w:space="0" w:color="auto"/>
                            <w:right w:val="none" w:sz="0" w:space="0" w:color="auto"/>
                          </w:divBdr>
                          <w:divsChild>
                            <w:div w:id="1560629778">
                              <w:marLeft w:val="0"/>
                              <w:marRight w:val="0"/>
                              <w:marTop w:val="0"/>
                              <w:marBottom w:val="0"/>
                              <w:divBdr>
                                <w:top w:val="none" w:sz="0" w:space="0" w:color="auto"/>
                                <w:left w:val="none" w:sz="0" w:space="0" w:color="auto"/>
                                <w:bottom w:val="none" w:sz="0" w:space="0" w:color="auto"/>
                                <w:right w:val="none" w:sz="0" w:space="0" w:color="auto"/>
                              </w:divBdr>
                              <w:divsChild>
                                <w:div w:id="159956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52026">
                      <w:marLeft w:val="0"/>
                      <w:marRight w:val="0"/>
                      <w:marTop w:val="0"/>
                      <w:marBottom w:val="300"/>
                      <w:divBdr>
                        <w:top w:val="none" w:sz="0" w:space="0" w:color="auto"/>
                        <w:left w:val="none" w:sz="0" w:space="0" w:color="auto"/>
                        <w:bottom w:val="none" w:sz="0" w:space="0" w:color="auto"/>
                        <w:right w:val="none" w:sz="0" w:space="0" w:color="auto"/>
                      </w:divBdr>
                      <w:divsChild>
                        <w:div w:id="119691954">
                          <w:marLeft w:val="0"/>
                          <w:marRight w:val="0"/>
                          <w:marTop w:val="0"/>
                          <w:marBottom w:val="0"/>
                          <w:divBdr>
                            <w:top w:val="none" w:sz="0" w:space="0" w:color="auto"/>
                            <w:left w:val="none" w:sz="0" w:space="0" w:color="auto"/>
                            <w:bottom w:val="none" w:sz="0" w:space="0" w:color="auto"/>
                            <w:right w:val="none" w:sz="0" w:space="0" w:color="auto"/>
                          </w:divBdr>
                        </w:div>
                      </w:divsChild>
                    </w:div>
                    <w:div w:id="2075273621">
                      <w:marLeft w:val="0"/>
                      <w:marRight w:val="0"/>
                      <w:marTop w:val="0"/>
                      <w:marBottom w:val="300"/>
                      <w:divBdr>
                        <w:top w:val="none" w:sz="0" w:space="0" w:color="auto"/>
                        <w:left w:val="none" w:sz="0" w:space="0" w:color="auto"/>
                        <w:bottom w:val="none" w:sz="0" w:space="0" w:color="auto"/>
                        <w:right w:val="none" w:sz="0" w:space="0" w:color="auto"/>
                      </w:divBdr>
                      <w:divsChild>
                        <w:div w:id="972563902">
                          <w:marLeft w:val="0"/>
                          <w:marRight w:val="0"/>
                          <w:marTop w:val="0"/>
                          <w:marBottom w:val="0"/>
                          <w:divBdr>
                            <w:top w:val="none" w:sz="0" w:space="0" w:color="auto"/>
                            <w:left w:val="none" w:sz="0" w:space="0" w:color="auto"/>
                            <w:bottom w:val="none" w:sz="0" w:space="0" w:color="auto"/>
                            <w:right w:val="none" w:sz="0" w:space="0" w:color="auto"/>
                          </w:divBdr>
                        </w:div>
                      </w:divsChild>
                    </w:div>
                    <w:div w:id="587814420">
                      <w:marLeft w:val="0"/>
                      <w:marRight w:val="0"/>
                      <w:marTop w:val="0"/>
                      <w:marBottom w:val="300"/>
                      <w:divBdr>
                        <w:top w:val="none" w:sz="0" w:space="0" w:color="auto"/>
                        <w:left w:val="none" w:sz="0" w:space="0" w:color="auto"/>
                        <w:bottom w:val="none" w:sz="0" w:space="0" w:color="auto"/>
                        <w:right w:val="none" w:sz="0" w:space="0" w:color="auto"/>
                      </w:divBdr>
                      <w:divsChild>
                        <w:div w:id="15622088">
                          <w:marLeft w:val="0"/>
                          <w:marRight w:val="0"/>
                          <w:marTop w:val="0"/>
                          <w:marBottom w:val="0"/>
                          <w:divBdr>
                            <w:top w:val="none" w:sz="0" w:space="0" w:color="auto"/>
                            <w:left w:val="none" w:sz="0" w:space="0" w:color="auto"/>
                            <w:bottom w:val="none" w:sz="0" w:space="0" w:color="auto"/>
                            <w:right w:val="none" w:sz="0" w:space="0" w:color="auto"/>
                          </w:divBdr>
                          <w:divsChild>
                            <w:div w:id="1212155140">
                              <w:marLeft w:val="0"/>
                              <w:marRight w:val="0"/>
                              <w:marTop w:val="0"/>
                              <w:marBottom w:val="0"/>
                              <w:divBdr>
                                <w:top w:val="none" w:sz="0" w:space="11" w:color="BCDFF1"/>
                                <w:left w:val="single" w:sz="36" w:space="11" w:color="BCDFF1"/>
                                <w:bottom w:val="none" w:sz="0" w:space="11" w:color="BCDFF1"/>
                                <w:right w:val="none" w:sz="0" w:space="11" w:color="BCDFF1"/>
                              </w:divBdr>
                            </w:div>
                          </w:divsChild>
                        </w:div>
                      </w:divsChild>
                    </w:div>
                    <w:div w:id="1014266124">
                      <w:marLeft w:val="0"/>
                      <w:marRight w:val="0"/>
                      <w:marTop w:val="0"/>
                      <w:marBottom w:val="300"/>
                      <w:divBdr>
                        <w:top w:val="none" w:sz="0" w:space="0" w:color="auto"/>
                        <w:left w:val="none" w:sz="0" w:space="0" w:color="auto"/>
                        <w:bottom w:val="none" w:sz="0" w:space="0" w:color="auto"/>
                        <w:right w:val="none" w:sz="0" w:space="0" w:color="auto"/>
                      </w:divBdr>
                      <w:divsChild>
                        <w:div w:id="1476988443">
                          <w:marLeft w:val="0"/>
                          <w:marRight w:val="0"/>
                          <w:marTop w:val="0"/>
                          <w:marBottom w:val="0"/>
                          <w:divBdr>
                            <w:top w:val="none" w:sz="0" w:space="0" w:color="auto"/>
                            <w:left w:val="none" w:sz="0" w:space="0" w:color="auto"/>
                            <w:bottom w:val="none" w:sz="0" w:space="0" w:color="auto"/>
                            <w:right w:val="none" w:sz="0" w:space="0" w:color="auto"/>
                          </w:divBdr>
                        </w:div>
                      </w:divsChild>
                    </w:div>
                    <w:div w:id="228660646">
                      <w:marLeft w:val="0"/>
                      <w:marRight w:val="0"/>
                      <w:marTop w:val="0"/>
                      <w:marBottom w:val="300"/>
                      <w:divBdr>
                        <w:top w:val="none" w:sz="0" w:space="0" w:color="auto"/>
                        <w:left w:val="none" w:sz="0" w:space="0" w:color="auto"/>
                        <w:bottom w:val="none" w:sz="0" w:space="0" w:color="auto"/>
                        <w:right w:val="none" w:sz="0" w:space="0" w:color="auto"/>
                      </w:divBdr>
                      <w:divsChild>
                        <w:div w:id="402068585">
                          <w:marLeft w:val="0"/>
                          <w:marRight w:val="0"/>
                          <w:marTop w:val="0"/>
                          <w:marBottom w:val="0"/>
                          <w:divBdr>
                            <w:top w:val="none" w:sz="0" w:space="0" w:color="auto"/>
                            <w:left w:val="none" w:sz="0" w:space="0" w:color="auto"/>
                            <w:bottom w:val="none" w:sz="0" w:space="0" w:color="auto"/>
                            <w:right w:val="none" w:sz="0" w:space="0" w:color="auto"/>
                          </w:divBdr>
                          <w:divsChild>
                            <w:div w:id="17680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2983">
                      <w:marLeft w:val="0"/>
                      <w:marRight w:val="0"/>
                      <w:marTop w:val="0"/>
                      <w:marBottom w:val="0"/>
                      <w:divBdr>
                        <w:top w:val="none" w:sz="0" w:space="0" w:color="auto"/>
                        <w:left w:val="none" w:sz="0" w:space="0" w:color="auto"/>
                        <w:bottom w:val="none" w:sz="0" w:space="0" w:color="auto"/>
                        <w:right w:val="none" w:sz="0" w:space="0" w:color="auto"/>
                      </w:divBdr>
                      <w:divsChild>
                        <w:div w:id="13757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815545">
      <w:bodyDiv w:val="1"/>
      <w:marLeft w:val="0"/>
      <w:marRight w:val="0"/>
      <w:marTop w:val="0"/>
      <w:marBottom w:val="0"/>
      <w:divBdr>
        <w:top w:val="none" w:sz="0" w:space="0" w:color="auto"/>
        <w:left w:val="none" w:sz="0" w:space="0" w:color="auto"/>
        <w:bottom w:val="none" w:sz="0" w:space="0" w:color="auto"/>
        <w:right w:val="none" w:sz="0" w:space="0" w:color="auto"/>
      </w:divBdr>
      <w:divsChild>
        <w:div w:id="831679016">
          <w:marLeft w:val="0"/>
          <w:marRight w:val="0"/>
          <w:marTop w:val="0"/>
          <w:marBottom w:val="0"/>
          <w:divBdr>
            <w:top w:val="none" w:sz="0" w:space="0" w:color="auto"/>
            <w:left w:val="none" w:sz="0" w:space="0" w:color="auto"/>
            <w:bottom w:val="none" w:sz="0" w:space="0" w:color="auto"/>
            <w:right w:val="none" w:sz="0" w:space="0" w:color="auto"/>
          </w:divBdr>
          <w:divsChild>
            <w:div w:id="463734682">
              <w:marLeft w:val="0"/>
              <w:marRight w:val="0"/>
              <w:marTop w:val="0"/>
              <w:marBottom w:val="0"/>
              <w:divBdr>
                <w:top w:val="none" w:sz="0" w:space="0" w:color="auto"/>
                <w:left w:val="none" w:sz="0" w:space="0" w:color="auto"/>
                <w:bottom w:val="none" w:sz="0" w:space="0" w:color="auto"/>
                <w:right w:val="none" w:sz="0" w:space="0" w:color="auto"/>
              </w:divBdr>
              <w:divsChild>
                <w:div w:id="704722398">
                  <w:marLeft w:val="0"/>
                  <w:marRight w:val="0"/>
                  <w:marTop w:val="0"/>
                  <w:marBottom w:val="0"/>
                  <w:divBdr>
                    <w:top w:val="none" w:sz="0" w:space="0" w:color="auto"/>
                    <w:left w:val="none" w:sz="0" w:space="0" w:color="auto"/>
                    <w:bottom w:val="none" w:sz="0" w:space="0" w:color="auto"/>
                    <w:right w:val="none" w:sz="0" w:space="0" w:color="auto"/>
                  </w:divBdr>
                  <w:divsChild>
                    <w:div w:id="2101484907">
                      <w:marLeft w:val="0"/>
                      <w:marRight w:val="0"/>
                      <w:marTop w:val="0"/>
                      <w:marBottom w:val="300"/>
                      <w:divBdr>
                        <w:top w:val="none" w:sz="0" w:space="0" w:color="auto"/>
                        <w:left w:val="none" w:sz="0" w:space="0" w:color="auto"/>
                        <w:bottom w:val="none" w:sz="0" w:space="0" w:color="auto"/>
                        <w:right w:val="none" w:sz="0" w:space="0" w:color="auto"/>
                      </w:divBdr>
                      <w:divsChild>
                        <w:div w:id="1027802192">
                          <w:marLeft w:val="0"/>
                          <w:marRight w:val="0"/>
                          <w:marTop w:val="0"/>
                          <w:marBottom w:val="0"/>
                          <w:divBdr>
                            <w:top w:val="none" w:sz="0" w:space="0" w:color="auto"/>
                            <w:left w:val="none" w:sz="0" w:space="0" w:color="auto"/>
                            <w:bottom w:val="none" w:sz="0" w:space="0" w:color="auto"/>
                            <w:right w:val="none" w:sz="0" w:space="0" w:color="auto"/>
                          </w:divBdr>
                        </w:div>
                      </w:divsChild>
                    </w:div>
                    <w:div w:id="4614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51230">
              <w:marLeft w:val="0"/>
              <w:marRight w:val="0"/>
              <w:marTop w:val="0"/>
              <w:marBottom w:val="0"/>
              <w:divBdr>
                <w:top w:val="none" w:sz="0" w:space="0" w:color="auto"/>
                <w:left w:val="none" w:sz="0" w:space="0" w:color="auto"/>
                <w:bottom w:val="none" w:sz="0" w:space="0" w:color="auto"/>
                <w:right w:val="none" w:sz="0" w:space="0" w:color="auto"/>
              </w:divBdr>
              <w:divsChild>
                <w:div w:id="1188324698">
                  <w:marLeft w:val="0"/>
                  <w:marRight w:val="0"/>
                  <w:marTop w:val="0"/>
                  <w:marBottom w:val="0"/>
                  <w:divBdr>
                    <w:top w:val="none" w:sz="0" w:space="0" w:color="auto"/>
                    <w:left w:val="none" w:sz="0" w:space="0" w:color="auto"/>
                    <w:bottom w:val="none" w:sz="0" w:space="0" w:color="auto"/>
                    <w:right w:val="none" w:sz="0" w:space="0" w:color="auto"/>
                  </w:divBdr>
                  <w:divsChild>
                    <w:div w:id="839544551">
                      <w:marLeft w:val="0"/>
                      <w:marRight w:val="0"/>
                      <w:marTop w:val="0"/>
                      <w:marBottom w:val="0"/>
                      <w:divBdr>
                        <w:top w:val="none" w:sz="0" w:space="0" w:color="auto"/>
                        <w:left w:val="none" w:sz="0" w:space="0" w:color="auto"/>
                        <w:bottom w:val="none" w:sz="0" w:space="0" w:color="auto"/>
                        <w:right w:val="none" w:sz="0" w:space="0" w:color="auto"/>
                      </w:divBdr>
                      <w:divsChild>
                        <w:div w:id="1809320051">
                          <w:marLeft w:val="0"/>
                          <w:marRight w:val="0"/>
                          <w:marTop w:val="0"/>
                          <w:marBottom w:val="0"/>
                          <w:divBdr>
                            <w:top w:val="none" w:sz="0" w:space="0" w:color="auto"/>
                            <w:left w:val="none" w:sz="0" w:space="0" w:color="auto"/>
                            <w:bottom w:val="none" w:sz="0" w:space="0" w:color="auto"/>
                            <w:right w:val="none" w:sz="0" w:space="0" w:color="auto"/>
                          </w:divBdr>
                          <w:divsChild>
                            <w:div w:id="1177503531">
                              <w:marLeft w:val="0"/>
                              <w:marRight w:val="0"/>
                              <w:marTop w:val="0"/>
                              <w:marBottom w:val="0"/>
                              <w:divBdr>
                                <w:top w:val="none" w:sz="0" w:space="0" w:color="auto"/>
                                <w:left w:val="none" w:sz="0" w:space="0" w:color="auto"/>
                                <w:bottom w:val="none" w:sz="0" w:space="0" w:color="auto"/>
                                <w:right w:val="none" w:sz="0" w:space="0" w:color="auto"/>
                              </w:divBdr>
                              <w:divsChild>
                                <w:div w:id="1603341194">
                                  <w:marLeft w:val="0"/>
                                  <w:marRight w:val="0"/>
                                  <w:marTop w:val="0"/>
                                  <w:marBottom w:val="0"/>
                                  <w:divBdr>
                                    <w:top w:val="single" w:sz="6" w:space="0" w:color="D5D8DC"/>
                                    <w:left w:val="single" w:sz="6" w:space="0" w:color="D5D8DC"/>
                                    <w:bottom w:val="single" w:sz="6" w:space="0" w:color="D5D8DC"/>
                                    <w:right w:val="single" w:sz="6" w:space="0" w:color="D5D8DC"/>
                                  </w:divBdr>
                                  <w:divsChild>
                                    <w:div w:id="862398279">
                                      <w:marLeft w:val="0"/>
                                      <w:marRight w:val="0"/>
                                      <w:marTop w:val="0"/>
                                      <w:marBottom w:val="0"/>
                                      <w:divBdr>
                                        <w:top w:val="none" w:sz="0" w:space="0" w:color="auto"/>
                                        <w:left w:val="none" w:sz="0" w:space="0" w:color="auto"/>
                                        <w:bottom w:val="none" w:sz="0" w:space="0" w:color="auto"/>
                                        <w:right w:val="none" w:sz="0" w:space="0" w:color="auto"/>
                                      </w:divBdr>
                                    </w:div>
                                    <w:div w:id="1364985228">
                                      <w:marLeft w:val="0"/>
                                      <w:marRight w:val="0"/>
                                      <w:marTop w:val="0"/>
                                      <w:marBottom w:val="0"/>
                                      <w:divBdr>
                                        <w:top w:val="single" w:sz="6" w:space="11" w:color="D5D8DC"/>
                                        <w:left w:val="none" w:sz="0" w:space="0" w:color="auto"/>
                                        <w:bottom w:val="none" w:sz="0" w:space="0" w:color="auto"/>
                                        <w:right w:val="none" w:sz="0" w:space="0" w:color="auto"/>
                                      </w:divBdr>
                                    </w:div>
                                  </w:divsChild>
                                </w:div>
                              </w:divsChild>
                            </w:div>
                          </w:divsChild>
                        </w:div>
                      </w:divsChild>
                    </w:div>
                  </w:divsChild>
                </w:div>
              </w:divsChild>
            </w:div>
          </w:divsChild>
        </w:div>
        <w:div w:id="556627508">
          <w:marLeft w:val="0"/>
          <w:marRight w:val="0"/>
          <w:marTop w:val="0"/>
          <w:marBottom w:val="0"/>
          <w:divBdr>
            <w:top w:val="none" w:sz="0" w:space="0" w:color="auto"/>
            <w:left w:val="none" w:sz="0" w:space="0" w:color="auto"/>
            <w:bottom w:val="none" w:sz="0" w:space="0" w:color="auto"/>
            <w:right w:val="none" w:sz="0" w:space="0" w:color="auto"/>
          </w:divBdr>
          <w:divsChild>
            <w:div w:id="639924183">
              <w:marLeft w:val="0"/>
              <w:marRight w:val="0"/>
              <w:marTop w:val="0"/>
              <w:marBottom w:val="0"/>
              <w:divBdr>
                <w:top w:val="none" w:sz="0" w:space="0" w:color="auto"/>
                <w:left w:val="none" w:sz="0" w:space="0" w:color="auto"/>
                <w:bottom w:val="none" w:sz="0" w:space="0" w:color="auto"/>
                <w:right w:val="none" w:sz="0" w:space="0" w:color="auto"/>
              </w:divBdr>
            </w:div>
          </w:divsChild>
        </w:div>
        <w:div w:id="669021323">
          <w:marLeft w:val="0"/>
          <w:marRight w:val="0"/>
          <w:marTop w:val="0"/>
          <w:marBottom w:val="0"/>
          <w:divBdr>
            <w:top w:val="none" w:sz="0" w:space="0" w:color="auto"/>
            <w:left w:val="none" w:sz="0" w:space="0" w:color="auto"/>
            <w:bottom w:val="none" w:sz="0" w:space="0" w:color="auto"/>
            <w:right w:val="none" w:sz="0" w:space="0" w:color="auto"/>
          </w:divBdr>
          <w:divsChild>
            <w:div w:id="884565457">
              <w:marLeft w:val="0"/>
              <w:marRight w:val="0"/>
              <w:marTop w:val="0"/>
              <w:marBottom w:val="0"/>
              <w:divBdr>
                <w:top w:val="none" w:sz="0" w:space="0" w:color="auto"/>
                <w:left w:val="none" w:sz="0" w:space="0" w:color="auto"/>
                <w:bottom w:val="none" w:sz="0" w:space="0" w:color="auto"/>
                <w:right w:val="none" w:sz="0" w:space="0" w:color="auto"/>
              </w:divBdr>
              <w:divsChild>
                <w:div w:id="1657488880">
                  <w:marLeft w:val="0"/>
                  <w:marRight w:val="0"/>
                  <w:marTop w:val="0"/>
                  <w:marBottom w:val="0"/>
                  <w:divBdr>
                    <w:top w:val="none" w:sz="0" w:space="0" w:color="auto"/>
                    <w:left w:val="none" w:sz="0" w:space="0" w:color="auto"/>
                    <w:bottom w:val="none" w:sz="0" w:space="0" w:color="auto"/>
                    <w:right w:val="none" w:sz="0" w:space="0" w:color="auto"/>
                  </w:divBdr>
                  <w:divsChild>
                    <w:div w:id="1107585060">
                      <w:marLeft w:val="0"/>
                      <w:marRight w:val="0"/>
                      <w:marTop w:val="0"/>
                      <w:marBottom w:val="300"/>
                      <w:divBdr>
                        <w:top w:val="none" w:sz="0" w:space="0" w:color="auto"/>
                        <w:left w:val="none" w:sz="0" w:space="0" w:color="auto"/>
                        <w:bottom w:val="none" w:sz="0" w:space="0" w:color="auto"/>
                        <w:right w:val="none" w:sz="0" w:space="0" w:color="auto"/>
                      </w:divBdr>
                      <w:divsChild>
                        <w:div w:id="1259368287">
                          <w:marLeft w:val="0"/>
                          <w:marRight w:val="0"/>
                          <w:marTop w:val="0"/>
                          <w:marBottom w:val="0"/>
                          <w:divBdr>
                            <w:top w:val="none" w:sz="0" w:space="0" w:color="auto"/>
                            <w:left w:val="none" w:sz="0" w:space="0" w:color="auto"/>
                            <w:bottom w:val="none" w:sz="0" w:space="0" w:color="auto"/>
                            <w:right w:val="none" w:sz="0" w:space="0" w:color="auto"/>
                          </w:divBdr>
                        </w:div>
                      </w:divsChild>
                    </w:div>
                    <w:div w:id="765732536">
                      <w:marLeft w:val="0"/>
                      <w:marRight w:val="0"/>
                      <w:marTop w:val="0"/>
                      <w:marBottom w:val="300"/>
                      <w:divBdr>
                        <w:top w:val="none" w:sz="0" w:space="0" w:color="auto"/>
                        <w:left w:val="none" w:sz="0" w:space="0" w:color="auto"/>
                        <w:bottom w:val="none" w:sz="0" w:space="0" w:color="auto"/>
                        <w:right w:val="none" w:sz="0" w:space="0" w:color="auto"/>
                      </w:divBdr>
                      <w:divsChild>
                        <w:div w:id="1970354301">
                          <w:marLeft w:val="0"/>
                          <w:marRight w:val="0"/>
                          <w:marTop w:val="0"/>
                          <w:marBottom w:val="0"/>
                          <w:divBdr>
                            <w:top w:val="none" w:sz="0" w:space="0" w:color="auto"/>
                            <w:left w:val="none" w:sz="0" w:space="0" w:color="auto"/>
                            <w:bottom w:val="none" w:sz="0" w:space="0" w:color="auto"/>
                            <w:right w:val="none" w:sz="0" w:space="0" w:color="auto"/>
                          </w:divBdr>
                          <w:divsChild>
                            <w:div w:id="13834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2272">
                      <w:marLeft w:val="0"/>
                      <w:marRight w:val="0"/>
                      <w:marTop w:val="0"/>
                      <w:marBottom w:val="300"/>
                      <w:divBdr>
                        <w:top w:val="none" w:sz="0" w:space="0" w:color="auto"/>
                        <w:left w:val="none" w:sz="0" w:space="0" w:color="auto"/>
                        <w:bottom w:val="none" w:sz="0" w:space="0" w:color="auto"/>
                        <w:right w:val="none" w:sz="0" w:space="0" w:color="auto"/>
                      </w:divBdr>
                      <w:divsChild>
                        <w:div w:id="1977710721">
                          <w:marLeft w:val="0"/>
                          <w:marRight w:val="0"/>
                          <w:marTop w:val="0"/>
                          <w:marBottom w:val="0"/>
                          <w:divBdr>
                            <w:top w:val="none" w:sz="0" w:space="0" w:color="auto"/>
                            <w:left w:val="none" w:sz="0" w:space="0" w:color="auto"/>
                            <w:bottom w:val="none" w:sz="0" w:space="0" w:color="auto"/>
                            <w:right w:val="none" w:sz="0" w:space="0" w:color="auto"/>
                          </w:divBdr>
                        </w:div>
                      </w:divsChild>
                    </w:div>
                    <w:div w:id="187571252">
                      <w:marLeft w:val="0"/>
                      <w:marRight w:val="0"/>
                      <w:marTop w:val="0"/>
                      <w:marBottom w:val="300"/>
                      <w:divBdr>
                        <w:top w:val="none" w:sz="0" w:space="0" w:color="auto"/>
                        <w:left w:val="none" w:sz="0" w:space="0" w:color="auto"/>
                        <w:bottom w:val="none" w:sz="0" w:space="0" w:color="auto"/>
                        <w:right w:val="none" w:sz="0" w:space="0" w:color="auto"/>
                      </w:divBdr>
                      <w:divsChild>
                        <w:div w:id="1449353930">
                          <w:marLeft w:val="0"/>
                          <w:marRight w:val="0"/>
                          <w:marTop w:val="0"/>
                          <w:marBottom w:val="0"/>
                          <w:divBdr>
                            <w:top w:val="none" w:sz="0" w:space="0" w:color="auto"/>
                            <w:left w:val="none" w:sz="0" w:space="0" w:color="auto"/>
                            <w:bottom w:val="none" w:sz="0" w:space="0" w:color="auto"/>
                            <w:right w:val="none" w:sz="0" w:space="0" w:color="auto"/>
                          </w:divBdr>
                          <w:divsChild>
                            <w:div w:id="19669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6381">
                      <w:marLeft w:val="0"/>
                      <w:marRight w:val="0"/>
                      <w:marTop w:val="0"/>
                      <w:marBottom w:val="300"/>
                      <w:divBdr>
                        <w:top w:val="none" w:sz="0" w:space="0" w:color="auto"/>
                        <w:left w:val="none" w:sz="0" w:space="0" w:color="auto"/>
                        <w:bottom w:val="none" w:sz="0" w:space="0" w:color="auto"/>
                        <w:right w:val="none" w:sz="0" w:space="0" w:color="auto"/>
                      </w:divBdr>
                      <w:divsChild>
                        <w:div w:id="585577365">
                          <w:marLeft w:val="0"/>
                          <w:marRight w:val="0"/>
                          <w:marTop w:val="0"/>
                          <w:marBottom w:val="0"/>
                          <w:divBdr>
                            <w:top w:val="none" w:sz="0" w:space="0" w:color="auto"/>
                            <w:left w:val="none" w:sz="0" w:space="0" w:color="auto"/>
                            <w:bottom w:val="none" w:sz="0" w:space="0" w:color="auto"/>
                            <w:right w:val="none" w:sz="0" w:space="0" w:color="auto"/>
                          </w:divBdr>
                          <w:divsChild>
                            <w:div w:id="161895824">
                              <w:marLeft w:val="0"/>
                              <w:marRight w:val="0"/>
                              <w:marTop w:val="0"/>
                              <w:marBottom w:val="0"/>
                              <w:divBdr>
                                <w:top w:val="none" w:sz="0" w:space="0" w:color="auto"/>
                                <w:left w:val="none" w:sz="0" w:space="0" w:color="auto"/>
                                <w:bottom w:val="none" w:sz="0" w:space="0" w:color="auto"/>
                                <w:right w:val="none" w:sz="0" w:space="0" w:color="auto"/>
                              </w:divBdr>
                              <w:divsChild>
                                <w:div w:id="1860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9654">
                      <w:marLeft w:val="0"/>
                      <w:marRight w:val="0"/>
                      <w:marTop w:val="0"/>
                      <w:marBottom w:val="300"/>
                      <w:divBdr>
                        <w:top w:val="none" w:sz="0" w:space="0" w:color="auto"/>
                        <w:left w:val="none" w:sz="0" w:space="0" w:color="auto"/>
                        <w:bottom w:val="none" w:sz="0" w:space="0" w:color="auto"/>
                        <w:right w:val="none" w:sz="0" w:space="0" w:color="auto"/>
                      </w:divBdr>
                      <w:divsChild>
                        <w:div w:id="1236473939">
                          <w:marLeft w:val="0"/>
                          <w:marRight w:val="0"/>
                          <w:marTop w:val="0"/>
                          <w:marBottom w:val="0"/>
                          <w:divBdr>
                            <w:top w:val="none" w:sz="0" w:space="0" w:color="auto"/>
                            <w:left w:val="none" w:sz="0" w:space="0" w:color="auto"/>
                            <w:bottom w:val="none" w:sz="0" w:space="0" w:color="auto"/>
                            <w:right w:val="none" w:sz="0" w:space="0" w:color="auto"/>
                          </w:divBdr>
                        </w:div>
                      </w:divsChild>
                    </w:div>
                    <w:div w:id="406923660">
                      <w:marLeft w:val="0"/>
                      <w:marRight w:val="0"/>
                      <w:marTop w:val="0"/>
                      <w:marBottom w:val="300"/>
                      <w:divBdr>
                        <w:top w:val="none" w:sz="0" w:space="0" w:color="auto"/>
                        <w:left w:val="none" w:sz="0" w:space="0" w:color="auto"/>
                        <w:bottom w:val="none" w:sz="0" w:space="0" w:color="auto"/>
                        <w:right w:val="none" w:sz="0" w:space="0" w:color="auto"/>
                      </w:divBdr>
                      <w:divsChild>
                        <w:div w:id="905603607">
                          <w:marLeft w:val="0"/>
                          <w:marRight w:val="0"/>
                          <w:marTop w:val="0"/>
                          <w:marBottom w:val="0"/>
                          <w:divBdr>
                            <w:top w:val="none" w:sz="0" w:space="0" w:color="auto"/>
                            <w:left w:val="none" w:sz="0" w:space="0" w:color="auto"/>
                            <w:bottom w:val="none" w:sz="0" w:space="0" w:color="auto"/>
                            <w:right w:val="none" w:sz="0" w:space="0" w:color="auto"/>
                          </w:divBdr>
                        </w:div>
                      </w:divsChild>
                    </w:div>
                    <w:div w:id="1855223470">
                      <w:marLeft w:val="0"/>
                      <w:marRight w:val="0"/>
                      <w:marTop w:val="0"/>
                      <w:marBottom w:val="300"/>
                      <w:divBdr>
                        <w:top w:val="none" w:sz="0" w:space="0" w:color="auto"/>
                        <w:left w:val="none" w:sz="0" w:space="0" w:color="auto"/>
                        <w:bottom w:val="none" w:sz="0" w:space="0" w:color="auto"/>
                        <w:right w:val="none" w:sz="0" w:space="0" w:color="auto"/>
                      </w:divBdr>
                      <w:divsChild>
                        <w:div w:id="827794687">
                          <w:marLeft w:val="0"/>
                          <w:marRight w:val="0"/>
                          <w:marTop w:val="0"/>
                          <w:marBottom w:val="0"/>
                          <w:divBdr>
                            <w:top w:val="none" w:sz="0" w:space="0" w:color="auto"/>
                            <w:left w:val="none" w:sz="0" w:space="0" w:color="auto"/>
                            <w:bottom w:val="none" w:sz="0" w:space="0" w:color="auto"/>
                            <w:right w:val="none" w:sz="0" w:space="0" w:color="auto"/>
                          </w:divBdr>
                          <w:divsChild>
                            <w:div w:id="1733192773">
                              <w:marLeft w:val="0"/>
                              <w:marRight w:val="0"/>
                              <w:marTop w:val="0"/>
                              <w:marBottom w:val="0"/>
                              <w:divBdr>
                                <w:top w:val="none" w:sz="0" w:space="11" w:color="BCDFF1"/>
                                <w:left w:val="single" w:sz="36" w:space="11" w:color="BCDFF1"/>
                                <w:bottom w:val="none" w:sz="0" w:space="11" w:color="BCDFF1"/>
                                <w:right w:val="none" w:sz="0" w:space="11" w:color="BCDFF1"/>
                              </w:divBdr>
                            </w:div>
                          </w:divsChild>
                        </w:div>
                      </w:divsChild>
                    </w:div>
                    <w:div w:id="247233069">
                      <w:marLeft w:val="0"/>
                      <w:marRight w:val="0"/>
                      <w:marTop w:val="0"/>
                      <w:marBottom w:val="300"/>
                      <w:divBdr>
                        <w:top w:val="none" w:sz="0" w:space="0" w:color="auto"/>
                        <w:left w:val="none" w:sz="0" w:space="0" w:color="auto"/>
                        <w:bottom w:val="none" w:sz="0" w:space="0" w:color="auto"/>
                        <w:right w:val="none" w:sz="0" w:space="0" w:color="auto"/>
                      </w:divBdr>
                      <w:divsChild>
                        <w:div w:id="436869015">
                          <w:marLeft w:val="0"/>
                          <w:marRight w:val="0"/>
                          <w:marTop w:val="0"/>
                          <w:marBottom w:val="0"/>
                          <w:divBdr>
                            <w:top w:val="none" w:sz="0" w:space="0" w:color="auto"/>
                            <w:left w:val="none" w:sz="0" w:space="0" w:color="auto"/>
                            <w:bottom w:val="none" w:sz="0" w:space="0" w:color="auto"/>
                            <w:right w:val="none" w:sz="0" w:space="0" w:color="auto"/>
                          </w:divBdr>
                        </w:div>
                      </w:divsChild>
                    </w:div>
                    <w:div w:id="1001156207">
                      <w:marLeft w:val="0"/>
                      <w:marRight w:val="0"/>
                      <w:marTop w:val="0"/>
                      <w:marBottom w:val="300"/>
                      <w:divBdr>
                        <w:top w:val="none" w:sz="0" w:space="0" w:color="auto"/>
                        <w:left w:val="none" w:sz="0" w:space="0" w:color="auto"/>
                        <w:bottom w:val="none" w:sz="0" w:space="0" w:color="auto"/>
                        <w:right w:val="none" w:sz="0" w:space="0" w:color="auto"/>
                      </w:divBdr>
                      <w:divsChild>
                        <w:div w:id="539978397">
                          <w:marLeft w:val="0"/>
                          <w:marRight w:val="0"/>
                          <w:marTop w:val="0"/>
                          <w:marBottom w:val="0"/>
                          <w:divBdr>
                            <w:top w:val="none" w:sz="0" w:space="0" w:color="auto"/>
                            <w:left w:val="none" w:sz="0" w:space="0" w:color="auto"/>
                            <w:bottom w:val="none" w:sz="0" w:space="0" w:color="auto"/>
                            <w:right w:val="none" w:sz="0" w:space="0" w:color="auto"/>
                          </w:divBdr>
                          <w:divsChild>
                            <w:div w:id="10324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9148">
                      <w:marLeft w:val="0"/>
                      <w:marRight w:val="0"/>
                      <w:marTop w:val="0"/>
                      <w:marBottom w:val="0"/>
                      <w:divBdr>
                        <w:top w:val="none" w:sz="0" w:space="0" w:color="auto"/>
                        <w:left w:val="none" w:sz="0" w:space="0" w:color="auto"/>
                        <w:bottom w:val="none" w:sz="0" w:space="0" w:color="auto"/>
                        <w:right w:val="none" w:sz="0" w:space="0" w:color="auto"/>
                      </w:divBdr>
                      <w:divsChild>
                        <w:div w:id="19204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pinsta.com/java-program/sum-of-n-natural-numbers-using-java/" TargetMode="External"/><Relationship Id="rId3" Type="http://schemas.openxmlformats.org/officeDocument/2006/relationships/settings" Target="settings.xml"/><Relationship Id="rId7" Type="http://schemas.openxmlformats.org/officeDocument/2006/relationships/hyperlink" Target="https://prepinsta.com/java-program/program-to-find-the-sum-of-first-n-natural-numbers-in-jav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pinsta.com/java-program/a-number-is-even-or-odd-using-java/" TargetMode="External"/><Relationship Id="rId11" Type="http://schemas.openxmlformats.org/officeDocument/2006/relationships/fontTable" Target="fontTable.xml"/><Relationship Id="rId5" Type="http://schemas.openxmlformats.org/officeDocument/2006/relationships/hyperlink" Target="https://prepinsta.com/java-program/a-number-is-positive-or-negative-using-java/" TargetMode="External"/><Relationship Id="rId10" Type="http://schemas.openxmlformats.org/officeDocument/2006/relationships/hyperlink" Target="https://prepinsta.com/java-program/prime-numbers-in-a-given-range-using-java/" TargetMode="External"/><Relationship Id="rId4" Type="http://schemas.openxmlformats.org/officeDocument/2006/relationships/webSettings" Target="webSettings.xml"/><Relationship Id="rId9" Type="http://schemas.openxmlformats.org/officeDocument/2006/relationships/hyperlink" Target="https://prepinsta.com/java-program/sum-of-numbers-in-a-given-range-using-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2</cp:revision>
  <dcterms:created xsi:type="dcterms:W3CDTF">2026-10-09T10:03:00Z</dcterms:created>
  <dcterms:modified xsi:type="dcterms:W3CDTF">2026-10-09T10:06:00Z</dcterms:modified>
</cp:coreProperties>
</file>